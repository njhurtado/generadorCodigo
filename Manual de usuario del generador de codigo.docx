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D04B80" w14:textId="77777777" w:rsidR="007656CD" w:rsidRPr="005F751F" w:rsidRDefault="007656CD" w:rsidP="007656CD">
      <w:pPr>
        <w:pStyle w:val="Ttulo"/>
        <w:jc w:val="right"/>
        <w:rPr>
          <w:rFonts w:cs="Arial"/>
          <w:sz w:val="28"/>
          <w:szCs w:val="28"/>
        </w:rPr>
      </w:pPr>
    </w:p>
    <w:p w14:paraId="2BED37C1" w14:textId="77777777" w:rsidR="007656CD" w:rsidRPr="005F751F" w:rsidRDefault="007656CD" w:rsidP="007656CD">
      <w:pPr>
        <w:pStyle w:val="Ttulo"/>
        <w:jc w:val="right"/>
        <w:rPr>
          <w:rFonts w:cs="Arial"/>
          <w:sz w:val="28"/>
          <w:szCs w:val="28"/>
        </w:rPr>
      </w:pPr>
    </w:p>
    <w:p w14:paraId="4680C12D" w14:textId="77777777" w:rsidR="007656CD" w:rsidRPr="005F751F" w:rsidRDefault="007656CD" w:rsidP="007656CD">
      <w:pPr>
        <w:pStyle w:val="Ttulo"/>
        <w:jc w:val="right"/>
        <w:rPr>
          <w:rFonts w:cs="Arial"/>
          <w:sz w:val="28"/>
          <w:szCs w:val="28"/>
        </w:rPr>
      </w:pPr>
    </w:p>
    <w:p w14:paraId="547FC1EC" w14:textId="77777777" w:rsidR="007656CD" w:rsidRPr="005F751F" w:rsidRDefault="007656CD" w:rsidP="007656CD">
      <w:pPr>
        <w:pStyle w:val="Ttulo"/>
        <w:jc w:val="right"/>
        <w:rPr>
          <w:rFonts w:cs="Arial"/>
          <w:sz w:val="28"/>
          <w:szCs w:val="28"/>
        </w:rPr>
      </w:pPr>
    </w:p>
    <w:p w14:paraId="443F6E20" w14:textId="77777777" w:rsidR="007656CD" w:rsidRPr="005F751F" w:rsidRDefault="007656CD" w:rsidP="007656CD">
      <w:pPr>
        <w:pStyle w:val="Ttulo"/>
        <w:jc w:val="right"/>
        <w:rPr>
          <w:rFonts w:cs="Arial"/>
          <w:sz w:val="28"/>
          <w:szCs w:val="28"/>
        </w:rPr>
      </w:pPr>
    </w:p>
    <w:p w14:paraId="4FF89D36" w14:textId="242695B1" w:rsidR="007656CD" w:rsidRDefault="007656CD" w:rsidP="007656CD">
      <w:pPr>
        <w:jc w:val="right"/>
        <w:rPr>
          <w:rFonts w:ascii="Arial" w:hAnsi="Arial" w:cs="Arial"/>
          <w:b/>
          <w:sz w:val="28"/>
          <w:szCs w:val="28"/>
          <w:lang w:eastAsia="en-US"/>
        </w:rPr>
      </w:pPr>
    </w:p>
    <w:p w14:paraId="774966B0" w14:textId="55F56167" w:rsidR="000D2007" w:rsidRDefault="000D2007" w:rsidP="007656CD">
      <w:pPr>
        <w:jc w:val="right"/>
        <w:rPr>
          <w:rFonts w:ascii="Arial" w:hAnsi="Arial" w:cs="Arial"/>
          <w:b/>
          <w:sz w:val="28"/>
          <w:szCs w:val="28"/>
          <w:lang w:eastAsia="en-US"/>
        </w:rPr>
      </w:pPr>
    </w:p>
    <w:p w14:paraId="41A682CF" w14:textId="77777777" w:rsidR="000D2007" w:rsidRDefault="000D2007" w:rsidP="007656CD">
      <w:pPr>
        <w:jc w:val="right"/>
        <w:rPr>
          <w:rFonts w:ascii="Arial" w:hAnsi="Arial" w:cs="Arial"/>
          <w:b/>
          <w:sz w:val="28"/>
          <w:szCs w:val="28"/>
          <w:lang w:eastAsia="en-US"/>
        </w:rPr>
      </w:pPr>
    </w:p>
    <w:p w14:paraId="08A48696" w14:textId="77777777" w:rsidR="007656CD" w:rsidRPr="007656CD" w:rsidRDefault="007656CD" w:rsidP="007656CD">
      <w:pPr>
        <w:jc w:val="right"/>
        <w:rPr>
          <w:rFonts w:ascii="Arial" w:hAnsi="Arial" w:cs="Arial"/>
          <w:b/>
          <w:sz w:val="28"/>
          <w:szCs w:val="28"/>
          <w:lang w:eastAsia="en-US"/>
        </w:rPr>
      </w:pPr>
    </w:p>
    <w:p w14:paraId="2ACBE902" w14:textId="253005BF" w:rsidR="007656CD" w:rsidRPr="007656CD" w:rsidRDefault="007656CD" w:rsidP="007656CD">
      <w:pPr>
        <w:jc w:val="right"/>
        <w:rPr>
          <w:rFonts w:ascii="Arial" w:hAnsi="Arial" w:cs="Arial"/>
          <w:b/>
          <w:sz w:val="28"/>
          <w:szCs w:val="28"/>
          <w:lang w:eastAsia="en-US"/>
        </w:rPr>
      </w:pPr>
      <w:r w:rsidRPr="007656CD">
        <w:rPr>
          <w:rFonts w:ascii="Arial" w:hAnsi="Arial" w:cs="Arial"/>
          <w:b/>
          <w:sz w:val="28"/>
          <w:szCs w:val="28"/>
          <w:lang w:eastAsia="en-US"/>
        </w:rPr>
        <w:t xml:space="preserve">Nombre de proyecto: </w:t>
      </w:r>
      <w:r w:rsidR="000D2007">
        <w:rPr>
          <w:rFonts w:ascii="Arial" w:hAnsi="Arial" w:cs="Arial"/>
          <w:b/>
          <w:sz w:val="28"/>
          <w:szCs w:val="28"/>
          <w:lang w:eastAsia="en-US"/>
        </w:rPr>
        <w:t>GENERADOR DE CÓDIGO DIAN</w:t>
      </w:r>
    </w:p>
    <w:p w14:paraId="6BB6B443" w14:textId="77777777" w:rsidR="007656CD" w:rsidRPr="007656CD" w:rsidRDefault="007656CD" w:rsidP="007656CD">
      <w:pPr>
        <w:jc w:val="right"/>
        <w:rPr>
          <w:rFonts w:ascii="Arial" w:hAnsi="Arial" w:cs="Arial"/>
          <w:b/>
          <w:sz w:val="28"/>
          <w:szCs w:val="28"/>
          <w:lang w:eastAsia="en-US"/>
        </w:rPr>
      </w:pPr>
    </w:p>
    <w:p w14:paraId="4E9CD13E" w14:textId="77777777" w:rsidR="007656CD" w:rsidRPr="005F751F" w:rsidRDefault="007656CD" w:rsidP="007656CD">
      <w:pPr>
        <w:jc w:val="right"/>
        <w:rPr>
          <w:rFonts w:ascii="Arial" w:hAnsi="Arial" w:cs="Arial"/>
          <w:color w:val="0000FF"/>
          <w:sz w:val="28"/>
          <w:szCs w:val="28"/>
        </w:rPr>
      </w:pPr>
    </w:p>
    <w:p w14:paraId="711415EE" w14:textId="77777777" w:rsidR="007656CD" w:rsidRPr="005F751F" w:rsidRDefault="007656CD" w:rsidP="007656CD">
      <w:pPr>
        <w:jc w:val="right"/>
        <w:rPr>
          <w:rFonts w:ascii="Arial" w:hAnsi="Arial" w:cs="Arial"/>
          <w:color w:val="0000FF"/>
          <w:sz w:val="28"/>
          <w:szCs w:val="28"/>
        </w:rPr>
      </w:pPr>
    </w:p>
    <w:p w14:paraId="2DFB36A8" w14:textId="2BF52999" w:rsidR="007656CD" w:rsidRPr="005F751F" w:rsidRDefault="007656CD" w:rsidP="007656CD">
      <w:pPr>
        <w:pStyle w:val="Ttulo"/>
        <w:jc w:val="right"/>
        <w:rPr>
          <w:rFonts w:cs="Arial"/>
          <w:color w:val="auto"/>
          <w:sz w:val="28"/>
          <w:szCs w:val="28"/>
        </w:rPr>
      </w:pPr>
    </w:p>
    <w:p w14:paraId="196CA22D" w14:textId="77777777" w:rsidR="007656CD" w:rsidRPr="005F751F" w:rsidRDefault="007656CD" w:rsidP="007656CD">
      <w:pPr>
        <w:jc w:val="right"/>
        <w:rPr>
          <w:rFonts w:ascii="Arial" w:hAnsi="Arial" w:cs="Arial"/>
          <w:sz w:val="28"/>
          <w:szCs w:val="28"/>
        </w:rPr>
      </w:pPr>
    </w:p>
    <w:p w14:paraId="1D213858" w14:textId="33B63DE9" w:rsidR="007656CD" w:rsidRPr="000B1AB9" w:rsidRDefault="000B1AB9" w:rsidP="007656CD">
      <w:pPr>
        <w:jc w:val="right"/>
        <w:rPr>
          <w:rFonts w:ascii="Arial" w:hAnsi="Arial" w:cs="Arial"/>
          <w:b/>
          <w:sz w:val="28"/>
          <w:szCs w:val="28"/>
        </w:rPr>
      </w:pPr>
      <w:r w:rsidRPr="000B1AB9">
        <w:rPr>
          <w:rFonts w:ascii="Arial" w:hAnsi="Arial" w:cs="Arial"/>
          <w:b/>
          <w:sz w:val="28"/>
          <w:szCs w:val="28"/>
        </w:rPr>
        <w:t>DIAN CODE GENERATOR</w:t>
      </w:r>
    </w:p>
    <w:p w14:paraId="7FD4203C" w14:textId="07E5ACB0" w:rsidR="000B1AB9" w:rsidRDefault="000B1AB9" w:rsidP="007656CD">
      <w:pPr>
        <w:jc w:val="right"/>
        <w:rPr>
          <w:rFonts w:ascii="Arial" w:hAnsi="Arial" w:cs="Arial"/>
          <w:sz w:val="28"/>
          <w:szCs w:val="28"/>
        </w:rPr>
      </w:pPr>
    </w:p>
    <w:p w14:paraId="111E9E67" w14:textId="5EAF8D50" w:rsidR="000B1AB9" w:rsidRDefault="000B1AB9" w:rsidP="007656CD">
      <w:pPr>
        <w:jc w:val="right"/>
        <w:rPr>
          <w:rFonts w:ascii="Arial" w:hAnsi="Arial" w:cs="Arial"/>
          <w:sz w:val="28"/>
          <w:szCs w:val="28"/>
        </w:rPr>
      </w:pPr>
    </w:p>
    <w:p w14:paraId="0FCD233C" w14:textId="77777777" w:rsidR="000B1AB9" w:rsidRPr="005F751F" w:rsidRDefault="000B1AB9" w:rsidP="007656CD">
      <w:pPr>
        <w:jc w:val="right"/>
        <w:rPr>
          <w:rFonts w:ascii="Arial" w:hAnsi="Arial" w:cs="Arial"/>
          <w:sz w:val="28"/>
          <w:szCs w:val="28"/>
        </w:rPr>
      </w:pPr>
    </w:p>
    <w:p w14:paraId="1E7B5CB7" w14:textId="77777777" w:rsidR="007656CD" w:rsidRPr="005F751F" w:rsidRDefault="007656CD" w:rsidP="007656CD">
      <w:pPr>
        <w:jc w:val="right"/>
        <w:rPr>
          <w:rFonts w:ascii="Arial" w:hAnsi="Arial" w:cs="Arial"/>
          <w:sz w:val="28"/>
          <w:szCs w:val="28"/>
        </w:rPr>
      </w:pPr>
    </w:p>
    <w:p w14:paraId="7DA09CA9" w14:textId="77777777" w:rsidR="007656CD" w:rsidRPr="005F751F" w:rsidRDefault="007656CD" w:rsidP="007656CD">
      <w:pPr>
        <w:jc w:val="right"/>
        <w:rPr>
          <w:rFonts w:ascii="Arial" w:hAnsi="Arial" w:cs="Arial"/>
          <w:b/>
          <w:sz w:val="28"/>
          <w:szCs w:val="28"/>
        </w:rPr>
      </w:pPr>
    </w:p>
    <w:p w14:paraId="15A70AD7" w14:textId="3E594907" w:rsidR="007656CD" w:rsidRDefault="007656CD" w:rsidP="007656CD">
      <w:pPr>
        <w:jc w:val="right"/>
        <w:rPr>
          <w:rFonts w:ascii="Arial" w:hAnsi="Arial" w:cs="Arial"/>
          <w:b/>
          <w:sz w:val="28"/>
          <w:szCs w:val="28"/>
          <w:lang w:eastAsia="en-US"/>
        </w:rPr>
      </w:pPr>
      <w:r w:rsidRPr="005F751F">
        <w:rPr>
          <w:rFonts w:ascii="Arial" w:hAnsi="Arial" w:cs="Arial"/>
          <w:b/>
          <w:sz w:val="28"/>
          <w:szCs w:val="28"/>
          <w:lang w:eastAsia="en-US"/>
        </w:rPr>
        <w:t xml:space="preserve">Versión </w:t>
      </w:r>
      <w:r>
        <w:rPr>
          <w:rFonts w:ascii="Arial" w:hAnsi="Arial" w:cs="Arial"/>
          <w:b/>
          <w:sz w:val="28"/>
          <w:szCs w:val="28"/>
          <w:lang w:eastAsia="en-US"/>
        </w:rPr>
        <w:t>1.0</w:t>
      </w:r>
    </w:p>
    <w:p w14:paraId="025366D1" w14:textId="549C0829" w:rsidR="000D2007" w:rsidRDefault="000D2007" w:rsidP="007656CD">
      <w:pPr>
        <w:jc w:val="right"/>
        <w:rPr>
          <w:rFonts w:ascii="Arial" w:hAnsi="Arial" w:cs="Arial"/>
          <w:b/>
          <w:sz w:val="28"/>
          <w:szCs w:val="28"/>
          <w:lang w:eastAsia="en-US"/>
        </w:rPr>
      </w:pPr>
    </w:p>
    <w:p w14:paraId="00F1FB7F" w14:textId="5E49DF26" w:rsidR="000D2007" w:rsidRDefault="000D2007" w:rsidP="007656CD">
      <w:pPr>
        <w:jc w:val="right"/>
        <w:rPr>
          <w:rFonts w:ascii="Arial" w:hAnsi="Arial" w:cs="Arial"/>
          <w:b/>
          <w:sz w:val="28"/>
          <w:szCs w:val="28"/>
          <w:lang w:eastAsia="en-US"/>
        </w:rPr>
      </w:pPr>
    </w:p>
    <w:p w14:paraId="53028E7F" w14:textId="24216D57" w:rsidR="000D2007" w:rsidRDefault="000D2007" w:rsidP="007656CD">
      <w:pPr>
        <w:jc w:val="right"/>
        <w:rPr>
          <w:rFonts w:ascii="Arial" w:hAnsi="Arial" w:cs="Arial"/>
          <w:b/>
          <w:sz w:val="28"/>
          <w:szCs w:val="28"/>
          <w:lang w:eastAsia="en-US"/>
        </w:rPr>
      </w:pPr>
    </w:p>
    <w:p w14:paraId="316C55DC" w14:textId="77777777" w:rsidR="000D2007" w:rsidRPr="005F751F" w:rsidRDefault="000D2007" w:rsidP="007656CD">
      <w:pPr>
        <w:jc w:val="right"/>
        <w:rPr>
          <w:rFonts w:ascii="Arial" w:hAnsi="Arial" w:cs="Arial"/>
          <w:b/>
          <w:sz w:val="28"/>
          <w:szCs w:val="28"/>
          <w:lang w:eastAsia="en-US"/>
        </w:rPr>
      </w:pPr>
    </w:p>
    <w:p w14:paraId="4A100AEB" w14:textId="4F9267E9" w:rsidR="00E52D15" w:rsidRDefault="00E52D15" w:rsidP="00897D34">
      <w:pPr>
        <w:spacing w:after="0" w:line="240" w:lineRule="auto"/>
        <w:jc w:val="both"/>
        <w:rPr>
          <w:rFonts w:ascii="Arial Narrow" w:hAnsi="Arial Narrow"/>
          <w:color w:val="000000"/>
          <w:lang w:eastAsia="es-ES"/>
        </w:rPr>
      </w:pPr>
    </w:p>
    <w:p w14:paraId="3EA933E8" w14:textId="77777777" w:rsidR="007656CD" w:rsidRDefault="007656CD" w:rsidP="00897D34">
      <w:pPr>
        <w:spacing w:after="0" w:line="240" w:lineRule="auto"/>
        <w:jc w:val="both"/>
        <w:rPr>
          <w:ins w:id="0" w:author="Nelson Javier Hurtado Pinto" w:date="2021-02-01T11:36:00Z"/>
          <w:rFonts w:ascii="Arial Narrow" w:hAnsi="Arial Narrow"/>
          <w:color w:val="000000"/>
          <w:lang w:eastAsia="es-ES"/>
        </w:rPr>
      </w:pPr>
    </w:p>
    <w:p w14:paraId="04EC85C6" w14:textId="77777777" w:rsidR="00E52D15" w:rsidRDefault="00E52D15" w:rsidP="00897D34">
      <w:pPr>
        <w:spacing w:after="0" w:line="240" w:lineRule="auto"/>
        <w:jc w:val="both"/>
        <w:rPr>
          <w:rFonts w:ascii="Arial Narrow" w:hAnsi="Arial Narrow"/>
          <w:color w:val="000000"/>
          <w:lang w:eastAsia="es-ES"/>
        </w:rPr>
      </w:pPr>
    </w:p>
    <w:tbl>
      <w:tblPr>
        <w:tblW w:w="0" w:type="auto"/>
        <w:jc w:val="cente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Change w:id="1" w:author="Nelson Javier Hurtado Pinto" w:date="2021-02-01T11:33:00Z">
          <w:tblPr>
            <w:tblW w:w="0" w:type="auto"/>
            <w:jc w:val="cente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PrChange>
      </w:tblPr>
      <w:tblGrid>
        <w:gridCol w:w="1681"/>
        <w:gridCol w:w="991"/>
        <w:gridCol w:w="3781"/>
        <w:gridCol w:w="3465"/>
        <w:tblGridChange w:id="2">
          <w:tblGrid>
            <w:gridCol w:w="1681"/>
            <w:gridCol w:w="991"/>
            <w:gridCol w:w="3781"/>
            <w:gridCol w:w="3465"/>
          </w:tblGrid>
        </w:tblGridChange>
      </w:tblGrid>
      <w:tr w:rsidR="00063D64" w:rsidRPr="00897D34" w14:paraId="78982E5E" w14:textId="77777777" w:rsidTr="00E52D15">
        <w:trPr>
          <w:cantSplit/>
          <w:trHeight w:val="227"/>
          <w:tblHeader/>
          <w:jc w:val="center"/>
          <w:trPrChange w:id="3" w:author="Nelson Javier Hurtado Pinto" w:date="2021-02-01T11:33:00Z">
            <w:trPr>
              <w:cantSplit/>
              <w:trHeight w:val="227"/>
              <w:tblHeader/>
              <w:jc w:val="center"/>
            </w:trPr>
          </w:trPrChange>
        </w:trPr>
        <w:tc>
          <w:tcPr>
            <w:tcW w:w="1681" w:type="dxa"/>
            <w:tcBorders>
              <w:bottom w:val="nil"/>
            </w:tcBorders>
            <w:shd w:val="clear" w:color="auto" w:fill="386492"/>
            <w:tcPrChange w:id="4" w:author="Nelson Javier Hurtado Pinto" w:date="2021-02-01T11:33:00Z">
              <w:tcPr>
                <w:tcW w:w="1681" w:type="dxa"/>
                <w:shd w:val="clear" w:color="auto" w:fill="386492"/>
              </w:tcPr>
            </w:tcPrChange>
          </w:tcPr>
          <w:p w14:paraId="511DD931" w14:textId="77777777" w:rsidR="00063D64" w:rsidRPr="00897D34" w:rsidRDefault="00063D64" w:rsidP="009A1115">
            <w:pPr>
              <w:spacing w:after="0" w:line="240" w:lineRule="auto"/>
              <w:jc w:val="center"/>
              <w:rPr>
                <w:rFonts w:ascii="Arial" w:hAnsi="Arial"/>
                <w:color w:val="FFFFFF" w:themeColor="background1"/>
                <w:lang w:val="en-US" w:eastAsia="es-ES"/>
              </w:rPr>
            </w:pPr>
            <w:r w:rsidRPr="00897D34">
              <w:rPr>
                <w:rFonts w:ascii="Arial" w:hAnsi="Arial"/>
                <w:color w:val="FFFFFF" w:themeColor="background1"/>
                <w:lang w:eastAsia="es-ES"/>
              </w:rPr>
              <w:t>Fecha</w:t>
            </w:r>
          </w:p>
        </w:tc>
        <w:tc>
          <w:tcPr>
            <w:tcW w:w="991" w:type="dxa"/>
            <w:tcBorders>
              <w:bottom w:val="nil"/>
            </w:tcBorders>
            <w:shd w:val="clear" w:color="auto" w:fill="386492"/>
            <w:tcPrChange w:id="5" w:author="Nelson Javier Hurtado Pinto" w:date="2021-02-01T11:33:00Z">
              <w:tcPr>
                <w:tcW w:w="991" w:type="dxa"/>
                <w:shd w:val="clear" w:color="auto" w:fill="386492"/>
              </w:tcPr>
            </w:tcPrChange>
          </w:tcPr>
          <w:p w14:paraId="012202F9" w14:textId="77777777" w:rsidR="00063D64" w:rsidRPr="00897D34" w:rsidRDefault="00063D64" w:rsidP="009A1115">
            <w:pPr>
              <w:spacing w:after="0" w:line="240" w:lineRule="auto"/>
              <w:jc w:val="center"/>
              <w:rPr>
                <w:rFonts w:ascii="Arial" w:hAnsi="Arial"/>
                <w:color w:val="FFFFFF" w:themeColor="background1"/>
                <w:lang w:val="en-US" w:eastAsia="es-ES"/>
              </w:rPr>
            </w:pPr>
            <w:r w:rsidRPr="00897D34">
              <w:rPr>
                <w:rFonts w:ascii="Arial" w:hAnsi="Arial"/>
                <w:color w:val="FFFFFF" w:themeColor="background1"/>
                <w:lang w:eastAsia="es-ES"/>
              </w:rPr>
              <w:t>Versión</w:t>
            </w:r>
          </w:p>
        </w:tc>
        <w:tc>
          <w:tcPr>
            <w:tcW w:w="3781" w:type="dxa"/>
            <w:tcBorders>
              <w:bottom w:val="nil"/>
            </w:tcBorders>
            <w:shd w:val="clear" w:color="auto" w:fill="386492"/>
            <w:tcPrChange w:id="6" w:author="Nelson Javier Hurtado Pinto" w:date="2021-02-01T11:33:00Z">
              <w:tcPr>
                <w:tcW w:w="3781" w:type="dxa"/>
                <w:shd w:val="clear" w:color="auto" w:fill="386492"/>
              </w:tcPr>
            </w:tcPrChange>
          </w:tcPr>
          <w:p w14:paraId="10D8B997" w14:textId="77777777" w:rsidR="00063D64" w:rsidRPr="00897D34" w:rsidRDefault="00063D64" w:rsidP="009A1115">
            <w:pPr>
              <w:spacing w:after="0" w:line="240" w:lineRule="auto"/>
              <w:jc w:val="center"/>
              <w:rPr>
                <w:rFonts w:ascii="Arial" w:hAnsi="Arial"/>
                <w:color w:val="FFFFFF" w:themeColor="background1"/>
                <w:lang w:val="en-US" w:eastAsia="es-ES"/>
              </w:rPr>
            </w:pPr>
            <w:r w:rsidRPr="00897D34">
              <w:rPr>
                <w:rFonts w:ascii="Arial" w:hAnsi="Arial"/>
                <w:color w:val="FFFFFF" w:themeColor="background1"/>
                <w:lang w:eastAsia="es-ES"/>
              </w:rPr>
              <w:t>Descripción</w:t>
            </w:r>
          </w:p>
        </w:tc>
        <w:tc>
          <w:tcPr>
            <w:tcW w:w="3465" w:type="dxa"/>
            <w:tcBorders>
              <w:bottom w:val="nil"/>
            </w:tcBorders>
            <w:shd w:val="clear" w:color="auto" w:fill="386492"/>
            <w:tcPrChange w:id="7" w:author="Nelson Javier Hurtado Pinto" w:date="2021-02-01T11:33:00Z">
              <w:tcPr>
                <w:tcW w:w="3465" w:type="dxa"/>
                <w:shd w:val="clear" w:color="auto" w:fill="386492"/>
              </w:tcPr>
            </w:tcPrChange>
          </w:tcPr>
          <w:p w14:paraId="655492FF" w14:textId="77777777" w:rsidR="00063D64" w:rsidRPr="00897D34" w:rsidRDefault="00063D64" w:rsidP="009A1115">
            <w:pPr>
              <w:spacing w:after="0" w:line="240" w:lineRule="auto"/>
              <w:jc w:val="center"/>
              <w:rPr>
                <w:rFonts w:ascii="Arial" w:hAnsi="Arial"/>
                <w:color w:val="FFFFFF" w:themeColor="background1"/>
                <w:lang w:eastAsia="es-ES"/>
              </w:rPr>
            </w:pPr>
            <w:r w:rsidRPr="00897D34">
              <w:rPr>
                <w:rFonts w:ascii="Arial" w:hAnsi="Arial"/>
                <w:color w:val="FFFFFF" w:themeColor="background1"/>
                <w:lang w:eastAsia="es-ES"/>
              </w:rPr>
              <w:t>Autor</w:t>
            </w:r>
          </w:p>
        </w:tc>
      </w:tr>
      <w:tr w:rsidR="00063D64" w:rsidRPr="00897D34" w14:paraId="6D33D348" w14:textId="77777777" w:rsidTr="00E52D15">
        <w:trPr>
          <w:cantSplit/>
          <w:trHeight w:val="227"/>
          <w:jc w:val="center"/>
          <w:trPrChange w:id="8" w:author="Nelson Javier Hurtado Pinto" w:date="2021-02-01T11:33:00Z">
            <w:trPr>
              <w:cantSplit/>
              <w:trHeight w:val="227"/>
              <w:jc w:val="center"/>
            </w:trPr>
          </w:trPrChange>
        </w:trPr>
        <w:tc>
          <w:tcPr>
            <w:tcW w:w="1681" w:type="dxa"/>
            <w:tcBorders>
              <w:top w:val="nil"/>
              <w:left w:val="nil"/>
              <w:bottom w:val="nil"/>
              <w:right w:val="nil"/>
            </w:tcBorders>
            <w:vAlign w:val="center"/>
            <w:tcPrChange w:id="9" w:author="Nelson Javier Hurtado Pinto" w:date="2021-02-01T11:33:00Z">
              <w:tcPr>
                <w:tcW w:w="1681" w:type="dxa"/>
                <w:tcBorders>
                  <w:bottom w:val="single" w:sz="4" w:space="0" w:color="D9D9D9"/>
                </w:tcBorders>
                <w:vAlign w:val="center"/>
              </w:tcPr>
            </w:tcPrChange>
          </w:tcPr>
          <w:p w14:paraId="4127E05F" w14:textId="22387A90" w:rsidR="00063D64" w:rsidRPr="00897D34" w:rsidRDefault="00837A77" w:rsidP="009A1115">
            <w:pPr>
              <w:spacing w:after="0" w:line="240" w:lineRule="auto"/>
              <w:jc w:val="center"/>
              <w:rPr>
                <w:rFonts w:ascii="Arial" w:hAnsi="Arial"/>
                <w:color w:val="000000"/>
                <w:lang w:eastAsia="es-ES"/>
              </w:rPr>
            </w:pPr>
            <w:r>
              <w:rPr>
                <w:rFonts w:ascii="Arial" w:hAnsi="Arial"/>
                <w:color w:val="000000"/>
                <w:lang w:eastAsia="es-ES"/>
              </w:rPr>
              <w:t>202</w:t>
            </w:r>
            <w:r w:rsidR="007656CD">
              <w:rPr>
                <w:rFonts w:ascii="Arial" w:hAnsi="Arial"/>
                <w:color w:val="000000"/>
                <w:lang w:eastAsia="es-ES"/>
              </w:rPr>
              <w:t>1</w:t>
            </w:r>
            <w:r>
              <w:rPr>
                <w:rFonts w:ascii="Arial" w:hAnsi="Arial"/>
                <w:color w:val="000000"/>
                <w:lang w:eastAsia="es-ES"/>
              </w:rPr>
              <w:t>-</w:t>
            </w:r>
            <w:r w:rsidR="007656CD">
              <w:rPr>
                <w:rFonts w:ascii="Arial" w:hAnsi="Arial"/>
                <w:color w:val="000000"/>
                <w:lang w:eastAsia="es-ES"/>
              </w:rPr>
              <w:t>0</w:t>
            </w:r>
            <w:r w:rsidR="000B1AB9">
              <w:rPr>
                <w:rFonts w:ascii="Arial" w:hAnsi="Arial"/>
                <w:color w:val="000000"/>
                <w:lang w:eastAsia="es-ES"/>
              </w:rPr>
              <w:t>3</w:t>
            </w:r>
            <w:r>
              <w:rPr>
                <w:rFonts w:ascii="Arial" w:hAnsi="Arial"/>
                <w:color w:val="000000"/>
                <w:lang w:eastAsia="es-ES"/>
              </w:rPr>
              <w:t>-</w:t>
            </w:r>
            <w:r w:rsidR="007656CD">
              <w:rPr>
                <w:rFonts w:ascii="Arial" w:hAnsi="Arial"/>
                <w:color w:val="000000"/>
                <w:lang w:eastAsia="es-ES"/>
              </w:rPr>
              <w:t>01</w:t>
            </w:r>
          </w:p>
        </w:tc>
        <w:tc>
          <w:tcPr>
            <w:tcW w:w="991" w:type="dxa"/>
            <w:tcBorders>
              <w:top w:val="nil"/>
              <w:left w:val="nil"/>
              <w:bottom w:val="nil"/>
              <w:right w:val="nil"/>
            </w:tcBorders>
            <w:vAlign w:val="center"/>
            <w:tcPrChange w:id="10" w:author="Nelson Javier Hurtado Pinto" w:date="2021-02-01T11:33:00Z">
              <w:tcPr>
                <w:tcW w:w="991" w:type="dxa"/>
                <w:tcBorders>
                  <w:bottom w:val="single" w:sz="4" w:space="0" w:color="D9D9D9"/>
                </w:tcBorders>
                <w:vAlign w:val="center"/>
              </w:tcPr>
            </w:tcPrChange>
          </w:tcPr>
          <w:p w14:paraId="31D77F32" w14:textId="6511EA4A" w:rsidR="00063D64" w:rsidRPr="00897D34" w:rsidRDefault="00837A77" w:rsidP="009A1115">
            <w:pPr>
              <w:spacing w:after="0" w:line="240" w:lineRule="auto"/>
              <w:jc w:val="center"/>
              <w:rPr>
                <w:rFonts w:ascii="Arial" w:hAnsi="Arial"/>
                <w:color w:val="000000"/>
                <w:lang w:eastAsia="es-ES"/>
              </w:rPr>
            </w:pPr>
            <w:r>
              <w:rPr>
                <w:rFonts w:ascii="Arial" w:hAnsi="Arial"/>
                <w:color w:val="000000"/>
                <w:lang w:eastAsia="es-ES"/>
              </w:rPr>
              <w:t>1.01</w:t>
            </w:r>
          </w:p>
        </w:tc>
        <w:tc>
          <w:tcPr>
            <w:tcW w:w="3781" w:type="dxa"/>
            <w:tcBorders>
              <w:top w:val="nil"/>
              <w:left w:val="nil"/>
              <w:bottom w:val="nil"/>
              <w:right w:val="nil"/>
            </w:tcBorders>
            <w:vAlign w:val="center"/>
            <w:tcPrChange w:id="11" w:author="Nelson Javier Hurtado Pinto" w:date="2021-02-01T11:33:00Z">
              <w:tcPr>
                <w:tcW w:w="3781" w:type="dxa"/>
                <w:tcBorders>
                  <w:bottom w:val="single" w:sz="4" w:space="0" w:color="D9D9D9"/>
                </w:tcBorders>
                <w:vAlign w:val="center"/>
              </w:tcPr>
            </w:tcPrChange>
          </w:tcPr>
          <w:p w14:paraId="33375D1C" w14:textId="71C52AA8" w:rsidR="00063D64" w:rsidRPr="00897D34" w:rsidRDefault="000B1AB9" w:rsidP="00931353">
            <w:pPr>
              <w:spacing w:after="0" w:line="240" w:lineRule="auto"/>
              <w:jc w:val="both"/>
              <w:rPr>
                <w:rFonts w:ascii="Arial" w:hAnsi="Arial"/>
                <w:color w:val="000000"/>
                <w:lang w:eastAsia="es-ES"/>
              </w:rPr>
            </w:pPr>
            <w:r>
              <w:rPr>
                <w:rFonts w:ascii="Arial" w:hAnsi="Arial"/>
                <w:color w:val="000000"/>
                <w:lang w:eastAsia="es-ES"/>
              </w:rPr>
              <w:t>Versión inicial</w:t>
            </w:r>
            <w:r w:rsidR="00101CC5">
              <w:rPr>
                <w:rFonts w:ascii="Arial" w:hAnsi="Arial"/>
                <w:color w:val="000000"/>
                <w:lang w:eastAsia="es-ES"/>
              </w:rPr>
              <w:t>.</w:t>
            </w:r>
          </w:p>
        </w:tc>
        <w:tc>
          <w:tcPr>
            <w:tcW w:w="3465" w:type="dxa"/>
            <w:tcBorders>
              <w:top w:val="nil"/>
              <w:left w:val="nil"/>
              <w:bottom w:val="nil"/>
              <w:right w:val="nil"/>
            </w:tcBorders>
            <w:vAlign w:val="center"/>
            <w:tcPrChange w:id="12" w:author="Nelson Javier Hurtado Pinto" w:date="2021-02-01T11:33:00Z">
              <w:tcPr>
                <w:tcW w:w="3465" w:type="dxa"/>
                <w:tcBorders>
                  <w:bottom w:val="single" w:sz="4" w:space="0" w:color="D9D9D9"/>
                </w:tcBorders>
                <w:vAlign w:val="center"/>
              </w:tcPr>
            </w:tcPrChange>
          </w:tcPr>
          <w:p w14:paraId="6DFBBAA2" w14:textId="76078ADE" w:rsidR="00931353" w:rsidRPr="00897D34" w:rsidRDefault="007656CD" w:rsidP="009A1115">
            <w:pPr>
              <w:spacing w:after="0" w:line="240" w:lineRule="auto"/>
              <w:jc w:val="both"/>
              <w:rPr>
                <w:rFonts w:ascii="Arial" w:hAnsi="Arial"/>
                <w:color w:val="000000"/>
                <w:lang w:eastAsia="es-ES"/>
              </w:rPr>
            </w:pPr>
            <w:r>
              <w:rPr>
                <w:rFonts w:ascii="Arial" w:hAnsi="Arial"/>
                <w:color w:val="000000"/>
                <w:lang w:eastAsia="es-ES"/>
              </w:rPr>
              <w:t>Nelson Javier Hurtado Pinto</w:t>
            </w:r>
          </w:p>
        </w:tc>
      </w:tr>
      <w:tr w:rsidR="004115A4" w:rsidRPr="00897D34" w14:paraId="5D0380D6" w14:textId="77777777" w:rsidTr="00E52D15">
        <w:trPr>
          <w:cantSplit/>
          <w:trHeight w:val="227"/>
          <w:jc w:val="center"/>
          <w:trPrChange w:id="13" w:author="Nelson Javier Hurtado Pinto" w:date="2021-02-01T11:33:00Z">
            <w:trPr>
              <w:cantSplit/>
              <w:trHeight w:val="227"/>
              <w:jc w:val="center"/>
            </w:trPr>
          </w:trPrChange>
        </w:trPr>
        <w:tc>
          <w:tcPr>
            <w:tcW w:w="1681" w:type="dxa"/>
            <w:tcBorders>
              <w:top w:val="nil"/>
            </w:tcBorders>
            <w:shd w:val="clear" w:color="auto" w:fill="auto"/>
            <w:vAlign w:val="center"/>
            <w:tcPrChange w:id="14" w:author="Nelson Javier Hurtado Pinto" w:date="2021-02-01T11:33:00Z">
              <w:tcPr>
                <w:tcW w:w="1681" w:type="dxa"/>
                <w:shd w:val="clear" w:color="auto" w:fill="auto"/>
                <w:vAlign w:val="center"/>
              </w:tcPr>
            </w:tcPrChange>
          </w:tcPr>
          <w:p w14:paraId="55AB5B38" w14:textId="1A42255D" w:rsidR="004115A4" w:rsidRDefault="004115A4" w:rsidP="009A1115">
            <w:pPr>
              <w:spacing w:after="0" w:line="240" w:lineRule="auto"/>
              <w:jc w:val="center"/>
              <w:rPr>
                <w:rFonts w:ascii="Arial" w:hAnsi="Arial"/>
                <w:color w:val="000000"/>
                <w:lang w:eastAsia="es-ES"/>
              </w:rPr>
            </w:pPr>
          </w:p>
        </w:tc>
        <w:tc>
          <w:tcPr>
            <w:tcW w:w="991" w:type="dxa"/>
            <w:tcBorders>
              <w:top w:val="nil"/>
            </w:tcBorders>
            <w:shd w:val="clear" w:color="auto" w:fill="auto"/>
            <w:vAlign w:val="center"/>
            <w:tcPrChange w:id="15" w:author="Nelson Javier Hurtado Pinto" w:date="2021-02-01T11:33:00Z">
              <w:tcPr>
                <w:tcW w:w="991" w:type="dxa"/>
                <w:shd w:val="clear" w:color="auto" w:fill="auto"/>
                <w:vAlign w:val="center"/>
              </w:tcPr>
            </w:tcPrChange>
          </w:tcPr>
          <w:p w14:paraId="29D7458B" w14:textId="56C68DFE" w:rsidR="004115A4" w:rsidRDefault="004115A4" w:rsidP="009A1115">
            <w:pPr>
              <w:spacing w:after="0" w:line="240" w:lineRule="auto"/>
              <w:jc w:val="center"/>
              <w:rPr>
                <w:rFonts w:ascii="Arial" w:hAnsi="Arial"/>
                <w:color w:val="000000"/>
                <w:lang w:eastAsia="es-ES"/>
              </w:rPr>
            </w:pPr>
          </w:p>
        </w:tc>
        <w:tc>
          <w:tcPr>
            <w:tcW w:w="3781" w:type="dxa"/>
            <w:tcBorders>
              <w:top w:val="nil"/>
            </w:tcBorders>
            <w:shd w:val="clear" w:color="auto" w:fill="auto"/>
            <w:vAlign w:val="center"/>
            <w:tcPrChange w:id="16" w:author="Nelson Javier Hurtado Pinto" w:date="2021-02-01T11:33:00Z">
              <w:tcPr>
                <w:tcW w:w="3781" w:type="dxa"/>
                <w:shd w:val="clear" w:color="auto" w:fill="auto"/>
                <w:vAlign w:val="center"/>
              </w:tcPr>
            </w:tcPrChange>
          </w:tcPr>
          <w:p w14:paraId="4293A2F0" w14:textId="0C4BE616" w:rsidR="004115A4" w:rsidRDefault="004115A4" w:rsidP="00931353">
            <w:pPr>
              <w:spacing w:after="0" w:line="240" w:lineRule="auto"/>
              <w:jc w:val="both"/>
              <w:rPr>
                <w:rFonts w:ascii="Arial" w:hAnsi="Arial"/>
                <w:color w:val="000000"/>
                <w:lang w:eastAsia="es-ES"/>
              </w:rPr>
            </w:pPr>
          </w:p>
        </w:tc>
        <w:tc>
          <w:tcPr>
            <w:tcW w:w="3465" w:type="dxa"/>
            <w:tcBorders>
              <w:top w:val="nil"/>
            </w:tcBorders>
            <w:shd w:val="clear" w:color="auto" w:fill="auto"/>
            <w:vAlign w:val="center"/>
            <w:tcPrChange w:id="17" w:author="Nelson Javier Hurtado Pinto" w:date="2021-02-01T11:33:00Z">
              <w:tcPr>
                <w:tcW w:w="3465" w:type="dxa"/>
                <w:shd w:val="clear" w:color="auto" w:fill="auto"/>
                <w:vAlign w:val="center"/>
              </w:tcPr>
            </w:tcPrChange>
          </w:tcPr>
          <w:p w14:paraId="34DEA8EE" w14:textId="1A6769A0" w:rsidR="0095424E" w:rsidRPr="00931353" w:rsidRDefault="0095424E" w:rsidP="009A1115">
            <w:pPr>
              <w:spacing w:after="0" w:line="240" w:lineRule="auto"/>
              <w:jc w:val="both"/>
              <w:rPr>
                <w:rFonts w:ascii="Arial" w:hAnsi="Arial"/>
                <w:color w:val="000000"/>
                <w:lang w:eastAsia="es-ES"/>
              </w:rPr>
            </w:pPr>
          </w:p>
        </w:tc>
      </w:tr>
    </w:tbl>
    <w:p w14:paraId="1AEB35F0" w14:textId="0784C16E" w:rsidR="00063D64" w:rsidRDefault="00063D64" w:rsidP="00897D34">
      <w:pPr>
        <w:spacing w:after="0" w:line="240" w:lineRule="auto"/>
        <w:jc w:val="both"/>
        <w:rPr>
          <w:rFonts w:ascii="Arial" w:hAnsi="Arial" w:cs="Arial"/>
          <w:color w:val="000000"/>
          <w:sz w:val="32"/>
          <w:szCs w:val="32"/>
          <w:lang w:eastAsia="es-ES"/>
        </w:rPr>
      </w:pPr>
    </w:p>
    <w:p w14:paraId="0AFD54FB" w14:textId="33B1E79E" w:rsidR="007656CD" w:rsidRDefault="007656CD">
      <w:pPr>
        <w:spacing w:after="160" w:line="259" w:lineRule="auto"/>
        <w:rPr>
          <w:rFonts w:ascii="Arial" w:hAnsi="Arial" w:cs="Arial"/>
          <w:color w:val="000000"/>
          <w:sz w:val="32"/>
          <w:szCs w:val="32"/>
          <w:lang w:eastAsia="es-ES"/>
        </w:rPr>
      </w:pPr>
      <w:r>
        <w:rPr>
          <w:rFonts w:ascii="Arial" w:hAnsi="Arial" w:cs="Arial"/>
          <w:color w:val="000000"/>
          <w:sz w:val="32"/>
          <w:szCs w:val="32"/>
          <w:lang w:eastAsia="es-ES"/>
        </w:rPr>
        <w:br w:type="page"/>
      </w:r>
    </w:p>
    <w:p w14:paraId="4B0F6859" w14:textId="77777777" w:rsidR="007656CD" w:rsidRDefault="007656CD" w:rsidP="00897D34">
      <w:pPr>
        <w:spacing w:after="0" w:line="240" w:lineRule="auto"/>
        <w:jc w:val="both"/>
        <w:rPr>
          <w:ins w:id="18" w:author="Nelson Javier Hurtado Pinto" w:date="2021-02-01T11:29:00Z"/>
          <w:rFonts w:ascii="Arial" w:hAnsi="Arial" w:cs="Arial"/>
          <w:color w:val="000000"/>
          <w:sz w:val="32"/>
          <w:szCs w:val="32"/>
          <w:lang w:eastAsia="es-ES"/>
        </w:rPr>
      </w:pPr>
    </w:p>
    <w:p w14:paraId="26BFF8AC" w14:textId="2F2F91BD" w:rsidR="00FC6CAB" w:rsidRPr="00897D34" w:rsidRDefault="007656CD" w:rsidP="00897D34">
      <w:pPr>
        <w:pStyle w:val="Encabezado"/>
        <w:shd w:val="clear" w:color="auto" w:fill="386492"/>
        <w:spacing w:after="0" w:line="240" w:lineRule="auto"/>
        <w:jc w:val="center"/>
        <w:rPr>
          <w:rFonts w:ascii="Arial" w:hAnsi="Arial" w:cs="Arial"/>
          <w:b/>
          <w:color w:val="FFFFFF" w:themeColor="background1"/>
        </w:rPr>
      </w:pPr>
      <w:r>
        <w:rPr>
          <w:rFonts w:ascii="Arial" w:hAnsi="Arial" w:cs="Arial"/>
          <w:b/>
          <w:color w:val="FFFFFF" w:themeColor="background1"/>
        </w:rPr>
        <w:t>CONTENIDO</w:t>
      </w:r>
    </w:p>
    <w:p w14:paraId="21286980" w14:textId="1E22AD82" w:rsidR="00897D34" w:rsidRDefault="00897D34" w:rsidP="00897D34">
      <w:pPr>
        <w:spacing w:after="0" w:line="240" w:lineRule="auto"/>
        <w:jc w:val="both"/>
        <w:rPr>
          <w:rFonts w:ascii="Arial" w:hAnsi="Arial" w:cs="Arial"/>
          <w:b/>
        </w:rPr>
      </w:pPr>
    </w:p>
    <w:sdt>
      <w:sdtPr>
        <w:rPr>
          <w:rFonts w:ascii="Cambria" w:eastAsia="Times New Roman" w:hAnsi="Cambria" w:cs="Times New Roman"/>
          <w:color w:val="auto"/>
          <w:sz w:val="22"/>
          <w:szCs w:val="22"/>
          <w:lang w:val="es-ES"/>
        </w:rPr>
        <w:id w:val="1918353857"/>
        <w:docPartObj>
          <w:docPartGallery w:val="Table of Contents"/>
          <w:docPartUnique/>
        </w:docPartObj>
      </w:sdtPr>
      <w:sdtEndPr>
        <w:rPr>
          <w:b/>
          <w:bCs/>
        </w:rPr>
      </w:sdtEndPr>
      <w:sdtContent>
        <w:p w14:paraId="263B8474" w14:textId="352EE076" w:rsidR="007A226B" w:rsidRPr="007A226B" w:rsidRDefault="007A226B" w:rsidP="007A226B">
          <w:pPr>
            <w:pStyle w:val="TtuloTDC"/>
            <w:rPr>
              <w:rFonts w:ascii="Arial" w:hAnsi="Arial" w:cs="Arial"/>
              <w:lang w:val="es-ES"/>
            </w:rPr>
          </w:pPr>
        </w:p>
        <w:p w14:paraId="4173C212" w14:textId="01EF1946" w:rsidR="003E3C4D" w:rsidRDefault="007A226B">
          <w:pPr>
            <w:pStyle w:val="TDC1"/>
            <w:tabs>
              <w:tab w:val="left" w:pos="440"/>
              <w:tab w:val="right" w:leader="dot" w:pos="9962"/>
            </w:tabs>
            <w:rPr>
              <w:rFonts w:asciiTheme="minorHAnsi" w:eastAsiaTheme="minorEastAsia" w:hAnsiTheme="minorHAnsi" w:cstheme="minorBidi"/>
              <w:noProof/>
            </w:rPr>
          </w:pPr>
          <w:r w:rsidRPr="007A226B">
            <w:rPr>
              <w:rFonts w:ascii="Arial" w:hAnsi="Arial" w:cs="Arial"/>
            </w:rPr>
            <w:fldChar w:fldCharType="begin"/>
          </w:r>
          <w:r w:rsidRPr="007A226B">
            <w:rPr>
              <w:rFonts w:ascii="Arial" w:hAnsi="Arial" w:cs="Arial"/>
            </w:rPr>
            <w:instrText xml:space="preserve"> TOC \o "1-3" \h \z \u </w:instrText>
          </w:r>
          <w:r w:rsidRPr="007A226B">
            <w:rPr>
              <w:rFonts w:ascii="Arial" w:hAnsi="Arial" w:cs="Arial"/>
            </w:rPr>
            <w:fldChar w:fldCharType="separate"/>
          </w:r>
          <w:hyperlink w:anchor="_Toc65255421" w:history="1">
            <w:r w:rsidR="003E3C4D" w:rsidRPr="00E560E0">
              <w:rPr>
                <w:rStyle w:val="Hipervnculo"/>
                <w:noProof/>
              </w:rPr>
              <w:t>1.</w:t>
            </w:r>
            <w:r w:rsidR="003E3C4D">
              <w:rPr>
                <w:rFonts w:asciiTheme="minorHAnsi" w:eastAsiaTheme="minorEastAsia" w:hAnsiTheme="minorHAnsi" w:cstheme="minorBidi"/>
                <w:noProof/>
              </w:rPr>
              <w:tab/>
            </w:r>
            <w:r w:rsidR="003E3C4D" w:rsidRPr="00E560E0">
              <w:rPr>
                <w:rStyle w:val="Hipervnculo"/>
                <w:noProof/>
              </w:rPr>
              <w:t>Objetivo del documento</w:t>
            </w:r>
            <w:r w:rsidR="003E3C4D">
              <w:rPr>
                <w:noProof/>
                <w:webHidden/>
              </w:rPr>
              <w:tab/>
            </w:r>
            <w:r w:rsidR="003E3C4D">
              <w:rPr>
                <w:noProof/>
                <w:webHidden/>
              </w:rPr>
              <w:fldChar w:fldCharType="begin"/>
            </w:r>
            <w:r w:rsidR="003E3C4D">
              <w:rPr>
                <w:noProof/>
                <w:webHidden/>
              </w:rPr>
              <w:instrText xml:space="preserve"> PAGEREF _Toc65255421 \h </w:instrText>
            </w:r>
            <w:r w:rsidR="003E3C4D">
              <w:rPr>
                <w:noProof/>
                <w:webHidden/>
              </w:rPr>
            </w:r>
            <w:r w:rsidR="003E3C4D">
              <w:rPr>
                <w:noProof/>
                <w:webHidden/>
              </w:rPr>
              <w:fldChar w:fldCharType="separate"/>
            </w:r>
            <w:r w:rsidR="003E3C4D">
              <w:rPr>
                <w:noProof/>
                <w:webHidden/>
              </w:rPr>
              <w:t>5</w:t>
            </w:r>
            <w:r w:rsidR="003E3C4D">
              <w:rPr>
                <w:noProof/>
                <w:webHidden/>
              </w:rPr>
              <w:fldChar w:fldCharType="end"/>
            </w:r>
          </w:hyperlink>
        </w:p>
        <w:p w14:paraId="10E90136" w14:textId="1418A4D9" w:rsidR="003E3C4D" w:rsidRDefault="00073F65">
          <w:pPr>
            <w:pStyle w:val="TDC1"/>
            <w:tabs>
              <w:tab w:val="left" w:pos="440"/>
              <w:tab w:val="right" w:leader="dot" w:pos="9962"/>
            </w:tabs>
            <w:rPr>
              <w:rFonts w:asciiTheme="minorHAnsi" w:eastAsiaTheme="minorEastAsia" w:hAnsiTheme="minorHAnsi" w:cstheme="minorBidi"/>
              <w:noProof/>
            </w:rPr>
          </w:pPr>
          <w:hyperlink w:anchor="_Toc65255422" w:history="1">
            <w:r w:rsidR="003E3C4D" w:rsidRPr="00E560E0">
              <w:rPr>
                <w:rStyle w:val="Hipervnculo"/>
                <w:noProof/>
              </w:rPr>
              <w:t>2.</w:t>
            </w:r>
            <w:r w:rsidR="003E3C4D">
              <w:rPr>
                <w:rFonts w:asciiTheme="minorHAnsi" w:eastAsiaTheme="minorEastAsia" w:hAnsiTheme="minorHAnsi" w:cstheme="minorBidi"/>
                <w:noProof/>
              </w:rPr>
              <w:tab/>
            </w:r>
            <w:r w:rsidR="003E3C4D" w:rsidRPr="00E560E0">
              <w:rPr>
                <w:rStyle w:val="Hipervnculo"/>
                <w:noProof/>
              </w:rPr>
              <w:t>DISEÑO DE DIAN CODE GENERATOR</w:t>
            </w:r>
            <w:r w:rsidR="003E3C4D">
              <w:rPr>
                <w:noProof/>
                <w:webHidden/>
              </w:rPr>
              <w:tab/>
            </w:r>
            <w:r w:rsidR="003E3C4D">
              <w:rPr>
                <w:noProof/>
                <w:webHidden/>
              </w:rPr>
              <w:fldChar w:fldCharType="begin"/>
            </w:r>
            <w:r w:rsidR="003E3C4D">
              <w:rPr>
                <w:noProof/>
                <w:webHidden/>
              </w:rPr>
              <w:instrText xml:space="preserve"> PAGEREF _Toc65255422 \h </w:instrText>
            </w:r>
            <w:r w:rsidR="003E3C4D">
              <w:rPr>
                <w:noProof/>
                <w:webHidden/>
              </w:rPr>
            </w:r>
            <w:r w:rsidR="003E3C4D">
              <w:rPr>
                <w:noProof/>
                <w:webHidden/>
              </w:rPr>
              <w:fldChar w:fldCharType="separate"/>
            </w:r>
            <w:r w:rsidR="003E3C4D">
              <w:rPr>
                <w:noProof/>
                <w:webHidden/>
              </w:rPr>
              <w:t>5</w:t>
            </w:r>
            <w:r w:rsidR="003E3C4D">
              <w:rPr>
                <w:noProof/>
                <w:webHidden/>
              </w:rPr>
              <w:fldChar w:fldCharType="end"/>
            </w:r>
          </w:hyperlink>
        </w:p>
        <w:p w14:paraId="55E031D5" w14:textId="57E89AE9" w:rsidR="003E3C4D" w:rsidRDefault="00073F65">
          <w:pPr>
            <w:pStyle w:val="TDC1"/>
            <w:tabs>
              <w:tab w:val="left" w:pos="440"/>
              <w:tab w:val="right" w:leader="dot" w:pos="9962"/>
            </w:tabs>
            <w:rPr>
              <w:rFonts w:asciiTheme="minorHAnsi" w:eastAsiaTheme="minorEastAsia" w:hAnsiTheme="minorHAnsi" w:cstheme="minorBidi"/>
              <w:noProof/>
            </w:rPr>
          </w:pPr>
          <w:hyperlink w:anchor="_Toc65255423" w:history="1">
            <w:r w:rsidR="003E3C4D" w:rsidRPr="00E560E0">
              <w:rPr>
                <w:rStyle w:val="Hipervnculo"/>
                <w:noProof/>
              </w:rPr>
              <w:t>3.</w:t>
            </w:r>
            <w:r w:rsidR="003E3C4D">
              <w:rPr>
                <w:rFonts w:asciiTheme="minorHAnsi" w:eastAsiaTheme="minorEastAsia" w:hAnsiTheme="minorHAnsi" w:cstheme="minorBidi"/>
                <w:noProof/>
              </w:rPr>
              <w:tab/>
            </w:r>
            <w:r w:rsidR="003E3C4D" w:rsidRPr="00E560E0">
              <w:rPr>
                <w:rStyle w:val="Hipervnculo"/>
                <w:noProof/>
              </w:rPr>
              <w:t>IMPLEMENTACIÓN DE DIAN CODE GENERATOR</w:t>
            </w:r>
            <w:r w:rsidR="003E3C4D">
              <w:rPr>
                <w:noProof/>
                <w:webHidden/>
              </w:rPr>
              <w:tab/>
            </w:r>
            <w:r w:rsidR="003E3C4D">
              <w:rPr>
                <w:noProof/>
                <w:webHidden/>
              </w:rPr>
              <w:fldChar w:fldCharType="begin"/>
            </w:r>
            <w:r w:rsidR="003E3C4D">
              <w:rPr>
                <w:noProof/>
                <w:webHidden/>
              </w:rPr>
              <w:instrText xml:space="preserve"> PAGEREF _Toc65255423 \h </w:instrText>
            </w:r>
            <w:r w:rsidR="003E3C4D">
              <w:rPr>
                <w:noProof/>
                <w:webHidden/>
              </w:rPr>
            </w:r>
            <w:r w:rsidR="003E3C4D">
              <w:rPr>
                <w:noProof/>
                <w:webHidden/>
              </w:rPr>
              <w:fldChar w:fldCharType="separate"/>
            </w:r>
            <w:r w:rsidR="003E3C4D">
              <w:rPr>
                <w:noProof/>
                <w:webHidden/>
              </w:rPr>
              <w:t>6</w:t>
            </w:r>
            <w:r w:rsidR="003E3C4D">
              <w:rPr>
                <w:noProof/>
                <w:webHidden/>
              </w:rPr>
              <w:fldChar w:fldCharType="end"/>
            </w:r>
          </w:hyperlink>
        </w:p>
        <w:p w14:paraId="14E4A195" w14:textId="01253E24" w:rsidR="003E3C4D" w:rsidRDefault="00073F65">
          <w:pPr>
            <w:pStyle w:val="TDC1"/>
            <w:tabs>
              <w:tab w:val="left" w:pos="440"/>
              <w:tab w:val="right" w:leader="dot" w:pos="9962"/>
            </w:tabs>
            <w:rPr>
              <w:rFonts w:asciiTheme="minorHAnsi" w:eastAsiaTheme="minorEastAsia" w:hAnsiTheme="minorHAnsi" w:cstheme="minorBidi"/>
              <w:noProof/>
            </w:rPr>
          </w:pPr>
          <w:hyperlink w:anchor="_Toc65255424" w:history="1">
            <w:r w:rsidR="003E3C4D" w:rsidRPr="00E560E0">
              <w:rPr>
                <w:rStyle w:val="Hipervnculo"/>
                <w:noProof/>
              </w:rPr>
              <w:t>4.</w:t>
            </w:r>
            <w:r w:rsidR="003E3C4D">
              <w:rPr>
                <w:rFonts w:asciiTheme="minorHAnsi" w:eastAsiaTheme="minorEastAsia" w:hAnsiTheme="minorHAnsi" w:cstheme="minorBidi"/>
                <w:noProof/>
              </w:rPr>
              <w:tab/>
            </w:r>
            <w:r w:rsidR="003E3C4D" w:rsidRPr="00E560E0">
              <w:rPr>
                <w:rStyle w:val="Hipervnculo"/>
                <w:noProof/>
              </w:rPr>
              <w:t>CONFIGURACIÓN DE LOS PROYECTOS</w:t>
            </w:r>
            <w:r w:rsidR="003E3C4D">
              <w:rPr>
                <w:noProof/>
                <w:webHidden/>
              </w:rPr>
              <w:tab/>
            </w:r>
            <w:r w:rsidR="003E3C4D">
              <w:rPr>
                <w:noProof/>
                <w:webHidden/>
              </w:rPr>
              <w:fldChar w:fldCharType="begin"/>
            </w:r>
            <w:r w:rsidR="003E3C4D">
              <w:rPr>
                <w:noProof/>
                <w:webHidden/>
              </w:rPr>
              <w:instrText xml:space="preserve"> PAGEREF _Toc65255424 \h </w:instrText>
            </w:r>
            <w:r w:rsidR="003E3C4D">
              <w:rPr>
                <w:noProof/>
                <w:webHidden/>
              </w:rPr>
            </w:r>
            <w:r w:rsidR="003E3C4D">
              <w:rPr>
                <w:noProof/>
                <w:webHidden/>
              </w:rPr>
              <w:fldChar w:fldCharType="separate"/>
            </w:r>
            <w:r w:rsidR="003E3C4D">
              <w:rPr>
                <w:noProof/>
                <w:webHidden/>
              </w:rPr>
              <w:t>7</w:t>
            </w:r>
            <w:r w:rsidR="003E3C4D">
              <w:rPr>
                <w:noProof/>
                <w:webHidden/>
              </w:rPr>
              <w:fldChar w:fldCharType="end"/>
            </w:r>
          </w:hyperlink>
        </w:p>
        <w:p w14:paraId="22178582" w14:textId="51149B32" w:rsidR="003E3C4D" w:rsidRDefault="00073F65">
          <w:pPr>
            <w:pStyle w:val="TDC1"/>
            <w:tabs>
              <w:tab w:val="left" w:pos="440"/>
              <w:tab w:val="right" w:leader="dot" w:pos="9962"/>
            </w:tabs>
            <w:rPr>
              <w:rFonts w:asciiTheme="minorHAnsi" w:eastAsiaTheme="minorEastAsia" w:hAnsiTheme="minorHAnsi" w:cstheme="minorBidi"/>
              <w:noProof/>
            </w:rPr>
          </w:pPr>
          <w:hyperlink w:anchor="_Toc65255425" w:history="1">
            <w:r w:rsidR="003E3C4D" w:rsidRPr="00E560E0">
              <w:rPr>
                <w:rStyle w:val="Hipervnculo"/>
                <w:noProof/>
              </w:rPr>
              <w:t>5.</w:t>
            </w:r>
            <w:r w:rsidR="003E3C4D">
              <w:rPr>
                <w:rFonts w:asciiTheme="minorHAnsi" w:eastAsiaTheme="minorEastAsia" w:hAnsiTheme="minorHAnsi" w:cstheme="minorBidi"/>
                <w:noProof/>
              </w:rPr>
              <w:tab/>
            </w:r>
            <w:r w:rsidR="003E3C4D" w:rsidRPr="00E560E0">
              <w:rPr>
                <w:rStyle w:val="Hipervnculo"/>
                <w:noProof/>
              </w:rPr>
              <w:t>GENERACIÓN DEL CÓDIGO FUENTE</w:t>
            </w:r>
            <w:r w:rsidR="003E3C4D">
              <w:rPr>
                <w:noProof/>
                <w:webHidden/>
              </w:rPr>
              <w:tab/>
            </w:r>
            <w:r w:rsidR="003E3C4D">
              <w:rPr>
                <w:noProof/>
                <w:webHidden/>
              </w:rPr>
              <w:fldChar w:fldCharType="begin"/>
            </w:r>
            <w:r w:rsidR="003E3C4D">
              <w:rPr>
                <w:noProof/>
                <w:webHidden/>
              </w:rPr>
              <w:instrText xml:space="preserve"> PAGEREF _Toc65255425 \h </w:instrText>
            </w:r>
            <w:r w:rsidR="003E3C4D">
              <w:rPr>
                <w:noProof/>
                <w:webHidden/>
              </w:rPr>
            </w:r>
            <w:r w:rsidR="003E3C4D">
              <w:rPr>
                <w:noProof/>
                <w:webHidden/>
              </w:rPr>
              <w:fldChar w:fldCharType="separate"/>
            </w:r>
            <w:r w:rsidR="003E3C4D">
              <w:rPr>
                <w:noProof/>
                <w:webHidden/>
              </w:rPr>
              <w:t>9</w:t>
            </w:r>
            <w:r w:rsidR="003E3C4D">
              <w:rPr>
                <w:noProof/>
                <w:webHidden/>
              </w:rPr>
              <w:fldChar w:fldCharType="end"/>
            </w:r>
          </w:hyperlink>
        </w:p>
        <w:p w14:paraId="7D582997" w14:textId="525FD4CE" w:rsidR="007A226B" w:rsidRDefault="007A226B">
          <w:r w:rsidRPr="007A226B">
            <w:rPr>
              <w:rFonts w:ascii="Arial" w:hAnsi="Arial" w:cs="Arial"/>
              <w:b/>
              <w:bCs/>
              <w:lang w:val="es-ES"/>
            </w:rPr>
            <w:fldChar w:fldCharType="end"/>
          </w:r>
        </w:p>
      </w:sdtContent>
    </w:sdt>
    <w:p w14:paraId="336709CD" w14:textId="6B81219F" w:rsidR="00513315" w:rsidRDefault="00513315">
      <w:pPr>
        <w:spacing w:after="160" w:line="259" w:lineRule="auto"/>
        <w:rPr>
          <w:rFonts w:ascii="Arial" w:hAnsi="Arial" w:cs="Arial"/>
          <w:b/>
        </w:rPr>
      </w:pPr>
    </w:p>
    <w:p w14:paraId="53F3CC18" w14:textId="4AF2BF07" w:rsidR="007A226B" w:rsidRDefault="007A226B">
      <w:pPr>
        <w:spacing w:after="160" w:line="259" w:lineRule="auto"/>
        <w:rPr>
          <w:rFonts w:ascii="Arial" w:hAnsi="Arial" w:cs="Arial"/>
          <w:b/>
        </w:rPr>
      </w:pPr>
      <w:r>
        <w:rPr>
          <w:rFonts w:ascii="Arial" w:hAnsi="Arial" w:cs="Arial"/>
          <w:b/>
        </w:rPr>
        <w:br w:type="page"/>
      </w:r>
    </w:p>
    <w:p w14:paraId="5D973AD8" w14:textId="77777777" w:rsidR="007A226B" w:rsidRDefault="007A226B">
      <w:pPr>
        <w:spacing w:after="160" w:line="259" w:lineRule="auto"/>
        <w:rPr>
          <w:rFonts w:ascii="Arial" w:hAnsi="Arial" w:cs="Arial"/>
          <w:b/>
        </w:rPr>
      </w:pPr>
    </w:p>
    <w:p w14:paraId="2F20A485" w14:textId="67B3E303" w:rsidR="00513315" w:rsidRPr="00897D34" w:rsidRDefault="00513315" w:rsidP="00513315">
      <w:pPr>
        <w:pStyle w:val="Encabezado"/>
        <w:shd w:val="clear" w:color="auto" w:fill="386492"/>
        <w:spacing w:after="0" w:line="240" w:lineRule="auto"/>
        <w:jc w:val="center"/>
        <w:rPr>
          <w:rFonts w:ascii="Arial" w:hAnsi="Arial" w:cs="Arial"/>
          <w:b/>
          <w:color w:val="FFFFFF" w:themeColor="background1"/>
        </w:rPr>
      </w:pPr>
      <w:r>
        <w:rPr>
          <w:rFonts w:ascii="Arial" w:hAnsi="Arial" w:cs="Arial"/>
          <w:b/>
          <w:color w:val="FFFFFF" w:themeColor="background1"/>
        </w:rPr>
        <w:t>TABLA DE ILUSTRACIONES</w:t>
      </w:r>
    </w:p>
    <w:p w14:paraId="6E7771A1" w14:textId="77777777" w:rsidR="00BE7D24" w:rsidRDefault="00BE7D24" w:rsidP="00897D34">
      <w:pPr>
        <w:spacing w:after="0" w:line="240" w:lineRule="auto"/>
        <w:jc w:val="both"/>
        <w:rPr>
          <w:rFonts w:ascii="Arial" w:hAnsi="Arial" w:cs="Arial"/>
          <w:b/>
        </w:rPr>
      </w:pPr>
    </w:p>
    <w:p w14:paraId="7550312F" w14:textId="751E9863" w:rsidR="003E3C4D" w:rsidRDefault="007A226B">
      <w:pPr>
        <w:pStyle w:val="Tabladeilustraciones"/>
        <w:tabs>
          <w:tab w:val="right" w:leader="dot" w:pos="9962"/>
        </w:tabs>
        <w:rPr>
          <w:rFonts w:asciiTheme="minorHAnsi" w:eastAsiaTheme="minorEastAsia" w:hAnsiTheme="minorHAnsi" w:cstheme="minorBidi"/>
          <w:noProof/>
        </w:rPr>
      </w:pPr>
      <w:r w:rsidRPr="007A226B">
        <w:rPr>
          <w:rFonts w:ascii="Arial" w:hAnsi="Arial" w:cs="Arial"/>
          <w:b/>
          <w:sz w:val="20"/>
          <w:szCs w:val="20"/>
        </w:rPr>
        <w:fldChar w:fldCharType="begin"/>
      </w:r>
      <w:r w:rsidRPr="007A226B">
        <w:rPr>
          <w:rFonts w:ascii="Arial" w:hAnsi="Arial" w:cs="Arial"/>
          <w:b/>
          <w:sz w:val="20"/>
          <w:szCs w:val="20"/>
        </w:rPr>
        <w:instrText xml:space="preserve"> TOC \h \z \c "Ilustración" </w:instrText>
      </w:r>
      <w:r w:rsidRPr="007A226B">
        <w:rPr>
          <w:rFonts w:ascii="Arial" w:hAnsi="Arial" w:cs="Arial"/>
          <w:b/>
          <w:sz w:val="20"/>
          <w:szCs w:val="20"/>
        </w:rPr>
        <w:fldChar w:fldCharType="separate"/>
      </w:r>
      <w:hyperlink w:anchor="_Toc65255437" w:history="1">
        <w:r w:rsidR="003E3C4D" w:rsidRPr="007B453E">
          <w:rPr>
            <w:rStyle w:val="Hipervnculo"/>
            <w:noProof/>
          </w:rPr>
          <w:t>Ilustración 1 Metamodelo origen</w:t>
        </w:r>
        <w:r w:rsidR="003E3C4D">
          <w:rPr>
            <w:noProof/>
            <w:webHidden/>
          </w:rPr>
          <w:tab/>
        </w:r>
        <w:r w:rsidR="003E3C4D">
          <w:rPr>
            <w:noProof/>
            <w:webHidden/>
          </w:rPr>
          <w:fldChar w:fldCharType="begin"/>
        </w:r>
        <w:r w:rsidR="003E3C4D">
          <w:rPr>
            <w:noProof/>
            <w:webHidden/>
          </w:rPr>
          <w:instrText xml:space="preserve"> PAGEREF _Toc65255437 \h </w:instrText>
        </w:r>
        <w:r w:rsidR="003E3C4D">
          <w:rPr>
            <w:noProof/>
            <w:webHidden/>
          </w:rPr>
        </w:r>
        <w:r w:rsidR="003E3C4D">
          <w:rPr>
            <w:noProof/>
            <w:webHidden/>
          </w:rPr>
          <w:fldChar w:fldCharType="separate"/>
        </w:r>
        <w:r w:rsidR="003E3C4D">
          <w:rPr>
            <w:noProof/>
            <w:webHidden/>
          </w:rPr>
          <w:t>5</w:t>
        </w:r>
        <w:r w:rsidR="003E3C4D">
          <w:rPr>
            <w:noProof/>
            <w:webHidden/>
          </w:rPr>
          <w:fldChar w:fldCharType="end"/>
        </w:r>
      </w:hyperlink>
    </w:p>
    <w:p w14:paraId="207BBC8E" w14:textId="1C47C98B" w:rsidR="003E3C4D" w:rsidRDefault="00073F65">
      <w:pPr>
        <w:pStyle w:val="Tabladeilustraciones"/>
        <w:tabs>
          <w:tab w:val="right" w:leader="dot" w:pos="9962"/>
        </w:tabs>
        <w:rPr>
          <w:rFonts w:asciiTheme="minorHAnsi" w:eastAsiaTheme="minorEastAsia" w:hAnsiTheme="minorHAnsi" w:cstheme="minorBidi"/>
          <w:noProof/>
        </w:rPr>
      </w:pPr>
      <w:hyperlink w:anchor="_Toc65255438" w:history="1">
        <w:r w:rsidR="003E3C4D" w:rsidRPr="007B453E">
          <w:rPr>
            <w:rStyle w:val="Hipervnculo"/>
            <w:noProof/>
          </w:rPr>
          <w:t>Ilustración 2 Metamodelo de destino</w:t>
        </w:r>
        <w:r w:rsidR="003E3C4D">
          <w:rPr>
            <w:noProof/>
            <w:webHidden/>
          </w:rPr>
          <w:tab/>
        </w:r>
        <w:r w:rsidR="003E3C4D">
          <w:rPr>
            <w:noProof/>
            <w:webHidden/>
          </w:rPr>
          <w:fldChar w:fldCharType="begin"/>
        </w:r>
        <w:r w:rsidR="003E3C4D">
          <w:rPr>
            <w:noProof/>
            <w:webHidden/>
          </w:rPr>
          <w:instrText xml:space="preserve"> PAGEREF _Toc65255438 \h </w:instrText>
        </w:r>
        <w:r w:rsidR="003E3C4D">
          <w:rPr>
            <w:noProof/>
            <w:webHidden/>
          </w:rPr>
        </w:r>
        <w:r w:rsidR="003E3C4D">
          <w:rPr>
            <w:noProof/>
            <w:webHidden/>
          </w:rPr>
          <w:fldChar w:fldCharType="separate"/>
        </w:r>
        <w:r w:rsidR="003E3C4D">
          <w:rPr>
            <w:noProof/>
            <w:webHidden/>
          </w:rPr>
          <w:t>6</w:t>
        </w:r>
        <w:r w:rsidR="003E3C4D">
          <w:rPr>
            <w:noProof/>
            <w:webHidden/>
          </w:rPr>
          <w:fldChar w:fldCharType="end"/>
        </w:r>
      </w:hyperlink>
    </w:p>
    <w:p w14:paraId="45FD5D64" w14:textId="2D7C4BB3" w:rsidR="003E3C4D" w:rsidRDefault="00073F65">
      <w:pPr>
        <w:pStyle w:val="Tabladeilustraciones"/>
        <w:tabs>
          <w:tab w:val="right" w:leader="dot" w:pos="9962"/>
        </w:tabs>
        <w:rPr>
          <w:rFonts w:asciiTheme="minorHAnsi" w:eastAsiaTheme="minorEastAsia" w:hAnsiTheme="minorHAnsi" w:cstheme="minorBidi"/>
          <w:noProof/>
        </w:rPr>
      </w:pPr>
      <w:hyperlink w:anchor="_Toc65255439" w:history="1">
        <w:r w:rsidR="003E3C4D" w:rsidRPr="007B453E">
          <w:rPr>
            <w:rStyle w:val="Hipervnculo"/>
            <w:noProof/>
          </w:rPr>
          <w:t>Ilustración 3 Cadena de transformación</w:t>
        </w:r>
        <w:r w:rsidR="003E3C4D">
          <w:rPr>
            <w:noProof/>
            <w:webHidden/>
          </w:rPr>
          <w:tab/>
        </w:r>
        <w:r w:rsidR="003E3C4D">
          <w:rPr>
            <w:noProof/>
            <w:webHidden/>
          </w:rPr>
          <w:fldChar w:fldCharType="begin"/>
        </w:r>
        <w:r w:rsidR="003E3C4D">
          <w:rPr>
            <w:noProof/>
            <w:webHidden/>
          </w:rPr>
          <w:instrText xml:space="preserve"> PAGEREF _Toc65255439 \h </w:instrText>
        </w:r>
        <w:r w:rsidR="003E3C4D">
          <w:rPr>
            <w:noProof/>
            <w:webHidden/>
          </w:rPr>
        </w:r>
        <w:r w:rsidR="003E3C4D">
          <w:rPr>
            <w:noProof/>
            <w:webHidden/>
          </w:rPr>
          <w:fldChar w:fldCharType="separate"/>
        </w:r>
        <w:r w:rsidR="003E3C4D">
          <w:rPr>
            <w:noProof/>
            <w:webHidden/>
          </w:rPr>
          <w:t>6</w:t>
        </w:r>
        <w:r w:rsidR="003E3C4D">
          <w:rPr>
            <w:noProof/>
            <w:webHidden/>
          </w:rPr>
          <w:fldChar w:fldCharType="end"/>
        </w:r>
      </w:hyperlink>
    </w:p>
    <w:p w14:paraId="23F49BF3" w14:textId="2AA11884" w:rsidR="003E3C4D" w:rsidRDefault="00073F65">
      <w:pPr>
        <w:pStyle w:val="Tabladeilustraciones"/>
        <w:tabs>
          <w:tab w:val="right" w:leader="dot" w:pos="9962"/>
        </w:tabs>
        <w:rPr>
          <w:rFonts w:asciiTheme="minorHAnsi" w:eastAsiaTheme="minorEastAsia" w:hAnsiTheme="minorHAnsi" w:cstheme="minorBidi"/>
          <w:noProof/>
        </w:rPr>
      </w:pPr>
      <w:hyperlink w:anchor="_Toc65255440" w:history="1">
        <w:r w:rsidR="003E3C4D" w:rsidRPr="007B453E">
          <w:rPr>
            <w:rStyle w:val="Hipervnculo"/>
            <w:noProof/>
          </w:rPr>
          <w:t>Ilustración 4 Importación de proyectos en la instancia 1 de Eclipse</w:t>
        </w:r>
        <w:r w:rsidR="003E3C4D">
          <w:rPr>
            <w:noProof/>
            <w:webHidden/>
          </w:rPr>
          <w:tab/>
        </w:r>
        <w:r w:rsidR="003E3C4D">
          <w:rPr>
            <w:noProof/>
            <w:webHidden/>
          </w:rPr>
          <w:fldChar w:fldCharType="begin"/>
        </w:r>
        <w:r w:rsidR="003E3C4D">
          <w:rPr>
            <w:noProof/>
            <w:webHidden/>
          </w:rPr>
          <w:instrText xml:space="preserve"> PAGEREF _Toc65255440 \h </w:instrText>
        </w:r>
        <w:r w:rsidR="003E3C4D">
          <w:rPr>
            <w:noProof/>
            <w:webHidden/>
          </w:rPr>
        </w:r>
        <w:r w:rsidR="003E3C4D">
          <w:rPr>
            <w:noProof/>
            <w:webHidden/>
          </w:rPr>
          <w:fldChar w:fldCharType="separate"/>
        </w:r>
        <w:r w:rsidR="003E3C4D">
          <w:rPr>
            <w:noProof/>
            <w:webHidden/>
          </w:rPr>
          <w:t>7</w:t>
        </w:r>
        <w:r w:rsidR="003E3C4D">
          <w:rPr>
            <w:noProof/>
            <w:webHidden/>
          </w:rPr>
          <w:fldChar w:fldCharType="end"/>
        </w:r>
      </w:hyperlink>
    </w:p>
    <w:p w14:paraId="7A0F6BDA" w14:textId="7FC2F68D" w:rsidR="003E3C4D" w:rsidRDefault="00073F65">
      <w:pPr>
        <w:pStyle w:val="Tabladeilustraciones"/>
        <w:tabs>
          <w:tab w:val="right" w:leader="dot" w:pos="9962"/>
        </w:tabs>
        <w:rPr>
          <w:rFonts w:asciiTheme="minorHAnsi" w:eastAsiaTheme="minorEastAsia" w:hAnsiTheme="minorHAnsi" w:cstheme="minorBidi"/>
          <w:noProof/>
        </w:rPr>
      </w:pPr>
      <w:hyperlink w:anchor="_Toc65255441" w:history="1">
        <w:r w:rsidR="003E3C4D" w:rsidRPr="007B453E">
          <w:rPr>
            <w:rStyle w:val="Hipervnculo"/>
            <w:noProof/>
          </w:rPr>
          <w:t>Ilustración 5 Ejecución de la segunda instancia de Eclipse</w:t>
        </w:r>
        <w:r w:rsidR="003E3C4D">
          <w:rPr>
            <w:noProof/>
            <w:webHidden/>
          </w:rPr>
          <w:tab/>
        </w:r>
        <w:r w:rsidR="003E3C4D">
          <w:rPr>
            <w:noProof/>
            <w:webHidden/>
          </w:rPr>
          <w:fldChar w:fldCharType="begin"/>
        </w:r>
        <w:r w:rsidR="003E3C4D">
          <w:rPr>
            <w:noProof/>
            <w:webHidden/>
          </w:rPr>
          <w:instrText xml:space="preserve"> PAGEREF _Toc65255441 \h </w:instrText>
        </w:r>
        <w:r w:rsidR="003E3C4D">
          <w:rPr>
            <w:noProof/>
            <w:webHidden/>
          </w:rPr>
        </w:r>
        <w:r w:rsidR="003E3C4D">
          <w:rPr>
            <w:noProof/>
            <w:webHidden/>
          </w:rPr>
          <w:fldChar w:fldCharType="separate"/>
        </w:r>
        <w:r w:rsidR="003E3C4D">
          <w:rPr>
            <w:noProof/>
            <w:webHidden/>
          </w:rPr>
          <w:t>8</w:t>
        </w:r>
        <w:r w:rsidR="003E3C4D">
          <w:rPr>
            <w:noProof/>
            <w:webHidden/>
          </w:rPr>
          <w:fldChar w:fldCharType="end"/>
        </w:r>
      </w:hyperlink>
    </w:p>
    <w:p w14:paraId="3CA97B56" w14:textId="22FB2D16" w:rsidR="003E3C4D" w:rsidRDefault="00073F65">
      <w:pPr>
        <w:pStyle w:val="Tabladeilustraciones"/>
        <w:tabs>
          <w:tab w:val="right" w:leader="dot" w:pos="9962"/>
        </w:tabs>
        <w:rPr>
          <w:rFonts w:asciiTheme="minorHAnsi" w:eastAsiaTheme="minorEastAsia" w:hAnsiTheme="minorHAnsi" w:cstheme="minorBidi"/>
          <w:noProof/>
        </w:rPr>
      </w:pPr>
      <w:hyperlink w:anchor="_Toc65255442" w:history="1">
        <w:r w:rsidR="003E3C4D" w:rsidRPr="007B453E">
          <w:rPr>
            <w:rStyle w:val="Hipervnculo"/>
            <w:noProof/>
          </w:rPr>
          <w:t>Ilustración 6 archivo modeloContribuyentes.sql</w:t>
        </w:r>
        <w:r w:rsidR="003E3C4D">
          <w:rPr>
            <w:noProof/>
            <w:webHidden/>
          </w:rPr>
          <w:tab/>
        </w:r>
        <w:r w:rsidR="003E3C4D">
          <w:rPr>
            <w:noProof/>
            <w:webHidden/>
          </w:rPr>
          <w:fldChar w:fldCharType="begin"/>
        </w:r>
        <w:r w:rsidR="003E3C4D">
          <w:rPr>
            <w:noProof/>
            <w:webHidden/>
          </w:rPr>
          <w:instrText xml:space="preserve"> PAGEREF _Toc65255442 \h </w:instrText>
        </w:r>
        <w:r w:rsidR="003E3C4D">
          <w:rPr>
            <w:noProof/>
            <w:webHidden/>
          </w:rPr>
        </w:r>
        <w:r w:rsidR="003E3C4D">
          <w:rPr>
            <w:noProof/>
            <w:webHidden/>
          </w:rPr>
          <w:fldChar w:fldCharType="separate"/>
        </w:r>
        <w:r w:rsidR="003E3C4D">
          <w:rPr>
            <w:noProof/>
            <w:webHidden/>
          </w:rPr>
          <w:t>9</w:t>
        </w:r>
        <w:r w:rsidR="003E3C4D">
          <w:rPr>
            <w:noProof/>
            <w:webHidden/>
          </w:rPr>
          <w:fldChar w:fldCharType="end"/>
        </w:r>
      </w:hyperlink>
    </w:p>
    <w:p w14:paraId="4CED76DF" w14:textId="3F7EF2CD" w:rsidR="003E3C4D" w:rsidRDefault="00073F65">
      <w:pPr>
        <w:pStyle w:val="Tabladeilustraciones"/>
        <w:tabs>
          <w:tab w:val="right" w:leader="dot" w:pos="9962"/>
        </w:tabs>
        <w:rPr>
          <w:rFonts w:asciiTheme="minorHAnsi" w:eastAsiaTheme="minorEastAsia" w:hAnsiTheme="minorHAnsi" w:cstheme="minorBidi"/>
          <w:noProof/>
        </w:rPr>
      </w:pPr>
      <w:hyperlink w:anchor="_Toc65255443" w:history="1">
        <w:r w:rsidR="003E3C4D" w:rsidRPr="007B453E">
          <w:rPr>
            <w:rStyle w:val="Hipervnculo"/>
            <w:noProof/>
          </w:rPr>
          <w:t>Ilustración 7 Ejemplo del uso de anotaciones y comentarios</w:t>
        </w:r>
        <w:r w:rsidR="003E3C4D">
          <w:rPr>
            <w:noProof/>
            <w:webHidden/>
          </w:rPr>
          <w:tab/>
        </w:r>
        <w:r w:rsidR="003E3C4D">
          <w:rPr>
            <w:noProof/>
            <w:webHidden/>
          </w:rPr>
          <w:fldChar w:fldCharType="begin"/>
        </w:r>
        <w:r w:rsidR="003E3C4D">
          <w:rPr>
            <w:noProof/>
            <w:webHidden/>
          </w:rPr>
          <w:instrText xml:space="preserve"> PAGEREF _Toc65255443 \h </w:instrText>
        </w:r>
        <w:r w:rsidR="003E3C4D">
          <w:rPr>
            <w:noProof/>
            <w:webHidden/>
          </w:rPr>
        </w:r>
        <w:r w:rsidR="003E3C4D">
          <w:rPr>
            <w:noProof/>
            <w:webHidden/>
          </w:rPr>
          <w:fldChar w:fldCharType="separate"/>
        </w:r>
        <w:r w:rsidR="003E3C4D">
          <w:rPr>
            <w:noProof/>
            <w:webHidden/>
          </w:rPr>
          <w:t>11</w:t>
        </w:r>
        <w:r w:rsidR="003E3C4D">
          <w:rPr>
            <w:noProof/>
            <w:webHidden/>
          </w:rPr>
          <w:fldChar w:fldCharType="end"/>
        </w:r>
      </w:hyperlink>
    </w:p>
    <w:p w14:paraId="4CF620AD" w14:textId="4ED24090" w:rsidR="003E3C4D" w:rsidRDefault="00073F65">
      <w:pPr>
        <w:pStyle w:val="Tabladeilustraciones"/>
        <w:tabs>
          <w:tab w:val="right" w:leader="dot" w:pos="9962"/>
        </w:tabs>
        <w:rPr>
          <w:rFonts w:asciiTheme="minorHAnsi" w:eastAsiaTheme="minorEastAsia" w:hAnsiTheme="minorHAnsi" w:cstheme="minorBidi"/>
          <w:noProof/>
        </w:rPr>
      </w:pPr>
      <w:hyperlink w:anchor="_Toc65255444" w:history="1">
        <w:r w:rsidR="003E3C4D" w:rsidRPr="007B453E">
          <w:rPr>
            <w:rStyle w:val="Hipervnculo"/>
            <w:noProof/>
          </w:rPr>
          <w:t>Ilustración 8 Generación del modelo de entrada a partir del script sql</w:t>
        </w:r>
        <w:r w:rsidR="003E3C4D">
          <w:rPr>
            <w:noProof/>
            <w:webHidden/>
          </w:rPr>
          <w:tab/>
        </w:r>
        <w:r w:rsidR="003E3C4D">
          <w:rPr>
            <w:noProof/>
            <w:webHidden/>
          </w:rPr>
          <w:fldChar w:fldCharType="begin"/>
        </w:r>
        <w:r w:rsidR="003E3C4D">
          <w:rPr>
            <w:noProof/>
            <w:webHidden/>
          </w:rPr>
          <w:instrText xml:space="preserve"> PAGEREF _Toc65255444 \h </w:instrText>
        </w:r>
        <w:r w:rsidR="003E3C4D">
          <w:rPr>
            <w:noProof/>
            <w:webHidden/>
          </w:rPr>
        </w:r>
        <w:r w:rsidR="003E3C4D">
          <w:rPr>
            <w:noProof/>
            <w:webHidden/>
          </w:rPr>
          <w:fldChar w:fldCharType="separate"/>
        </w:r>
        <w:r w:rsidR="003E3C4D">
          <w:rPr>
            <w:noProof/>
            <w:webHidden/>
          </w:rPr>
          <w:t>12</w:t>
        </w:r>
        <w:r w:rsidR="003E3C4D">
          <w:rPr>
            <w:noProof/>
            <w:webHidden/>
          </w:rPr>
          <w:fldChar w:fldCharType="end"/>
        </w:r>
      </w:hyperlink>
    </w:p>
    <w:p w14:paraId="19507A9F" w14:textId="0AB7C9CC" w:rsidR="003E3C4D" w:rsidRDefault="00073F65">
      <w:pPr>
        <w:pStyle w:val="Tabladeilustraciones"/>
        <w:tabs>
          <w:tab w:val="right" w:leader="dot" w:pos="9962"/>
        </w:tabs>
        <w:rPr>
          <w:rFonts w:asciiTheme="minorHAnsi" w:eastAsiaTheme="minorEastAsia" w:hAnsiTheme="minorHAnsi" w:cstheme="minorBidi"/>
          <w:noProof/>
        </w:rPr>
      </w:pPr>
      <w:hyperlink w:anchor="_Toc65255445" w:history="1">
        <w:r w:rsidR="003E3C4D" w:rsidRPr="007B453E">
          <w:rPr>
            <w:rStyle w:val="Hipervnculo"/>
            <w:noProof/>
          </w:rPr>
          <w:t>Ilustración 9 Ejecución de la tarea de ant que genera el código fuente</w:t>
        </w:r>
        <w:r w:rsidR="003E3C4D">
          <w:rPr>
            <w:noProof/>
            <w:webHidden/>
          </w:rPr>
          <w:tab/>
        </w:r>
        <w:r w:rsidR="003E3C4D">
          <w:rPr>
            <w:noProof/>
            <w:webHidden/>
          </w:rPr>
          <w:fldChar w:fldCharType="begin"/>
        </w:r>
        <w:r w:rsidR="003E3C4D">
          <w:rPr>
            <w:noProof/>
            <w:webHidden/>
          </w:rPr>
          <w:instrText xml:space="preserve"> PAGEREF _Toc65255445 \h </w:instrText>
        </w:r>
        <w:r w:rsidR="003E3C4D">
          <w:rPr>
            <w:noProof/>
            <w:webHidden/>
          </w:rPr>
        </w:r>
        <w:r w:rsidR="003E3C4D">
          <w:rPr>
            <w:noProof/>
            <w:webHidden/>
          </w:rPr>
          <w:fldChar w:fldCharType="separate"/>
        </w:r>
        <w:r w:rsidR="003E3C4D">
          <w:rPr>
            <w:noProof/>
            <w:webHidden/>
          </w:rPr>
          <w:t>13</w:t>
        </w:r>
        <w:r w:rsidR="003E3C4D">
          <w:rPr>
            <w:noProof/>
            <w:webHidden/>
          </w:rPr>
          <w:fldChar w:fldCharType="end"/>
        </w:r>
      </w:hyperlink>
    </w:p>
    <w:p w14:paraId="3F7CDD36" w14:textId="6C22D378" w:rsidR="003E3C4D" w:rsidRDefault="00073F65">
      <w:pPr>
        <w:pStyle w:val="Tabladeilustraciones"/>
        <w:tabs>
          <w:tab w:val="right" w:leader="dot" w:pos="9962"/>
        </w:tabs>
        <w:rPr>
          <w:rFonts w:asciiTheme="minorHAnsi" w:eastAsiaTheme="minorEastAsia" w:hAnsiTheme="minorHAnsi" w:cstheme="minorBidi"/>
          <w:noProof/>
        </w:rPr>
      </w:pPr>
      <w:hyperlink w:anchor="_Toc65255446" w:history="1">
        <w:r w:rsidR="003E3C4D" w:rsidRPr="007B453E">
          <w:rPr>
            <w:rStyle w:val="Hipervnculo"/>
            <w:noProof/>
          </w:rPr>
          <w:t>Ilustración 10 Visualización del código generado</w:t>
        </w:r>
        <w:r w:rsidR="003E3C4D">
          <w:rPr>
            <w:noProof/>
            <w:webHidden/>
          </w:rPr>
          <w:tab/>
        </w:r>
        <w:r w:rsidR="003E3C4D">
          <w:rPr>
            <w:noProof/>
            <w:webHidden/>
          </w:rPr>
          <w:fldChar w:fldCharType="begin"/>
        </w:r>
        <w:r w:rsidR="003E3C4D">
          <w:rPr>
            <w:noProof/>
            <w:webHidden/>
          </w:rPr>
          <w:instrText xml:space="preserve"> PAGEREF _Toc65255446 \h </w:instrText>
        </w:r>
        <w:r w:rsidR="003E3C4D">
          <w:rPr>
            <w:noProof/>
            <w:webHidden/>
          </w:rPr>
        </w:r>
        <w:r w:rsidR="003E3C4D">
          <w:rPr>
            <w:noProof/>
            <w:webHidden/>
          </w:rPr>
          <w:fldChar w:fldCharType="separate"/>
        </w:r>
        <w:r w:rsidR="003E3C4D">
          <w:rPr>
            <w:noProof/>
            <w:webHidden/>
          </w:rPr>
          <w:t>14</w:t>
        </w:r>
        <w:r w:rsidR="003E3C4D">
          <w:rPr>
            <w:noProof/>
            <w:webHidden/>
          </w:rPr>
          <w:fldChar w:fldCharType="end"/>
        </w:r>
      </w:hyperlink>
    </w:p>
    <w:p w14:paraId="6AF243FC" w14:textId="2004DAF2" w:rsidR="007656CD" w:rsidRDefault="007A226B" w:rsidP="00897D34">
      <w:pPr>
        <w:spacing w:after="0" w:line="240" w:lineRule="auto"/>
        <w:jc w:val="both"/>
        <w:rPr>
          <w:rFonts w:ascii="Arial" w:hAnsi="Arial" w:cs="Arial"/>
          <w:b/>
          <w:sz w:val="20"/>
          <w:szCs w:val="20"/>
        </w:rPr>
      </w:pPr>
      <w:r w:rsidRPr="007A226B">
        <w:rPr>
          <w:rFonts w:ascii="Arial" w:hAnsi="Arial" w:cs="Arial"/>
          <w:b/>
          <w:sz w:val="20"/>
          <w:szCs w:val="20"/>
        </w:rPr>
        <w:fldChar w:fldCharType="end"/>
      </w:r>
    </w:p>
    <w:p w14:paraId="558211C6" w14:textId="03E447D0" w:rsidR="00513315" w:rsidRDefault="00513315">
      <w:pPr>
        <w:spacing w:after="160" w:line="259" w:lineRule="auto"/>
        <w:rPr>
          <w:rFonts w:ascii="Arial" w:hAnsi="Arial" w:cs="Arial"/>
          <w:b/>
          <w:sz w:val="20"/>
          <w:szCs w:val="20"/>
        </w:rPr>
      </w:pPr>
      <w:r>
        <w:rPr>
          <w:rFonts w:ascii="Arial" w:hAnsi="Arial" w:cs="Arial"/>
          <w:b/>
          <w:sz w:val="20"/>
          <w:szCs w:val="20"/>
        </w:rPr>
        <w:br w:type="page"/>
      </w:r>
    </w:p>
    <w:p w14:paraId="0CC4D30D" w14:textId="7306F37B" w:rsidR="00513315" w:rsidRPr="00C0772D" w:rsidRDefault="00513315" w:rsidP="00513315">
      <w:pPr>
        <w:pStyle w:val="Ttulo1"/>
        <w:rPr>
          <w:sz w:val="22"/>
          <w:szCs w:val="22"/>
        </w:rPr>
      </w:pPr>
      <w:bookmarkStart w:id="19" w:name="_Toc65255421"/>
      <w:r w:rsidRPr="00C0772D">
        <w:rPr>
          <w:sz w:val="22"/>
          <w:szCs w:val="22"/>
        </w:rPr>
        <w:lastRenderedPageBreak/>
        <w:t>Objetivo del documento</w:t>
      </w:r>
      <w:bookmarkEnd w:id="19"/>
    </w:p>
    <w:p w14:paraId="67A3AA30" w14:textId="1EAC56EC" w:rsidR="007656CD" w:rsidRPr="00C0772D" w:rsidRDefault="007656CD" w:rsidP="00897D34">
      <w:pPr>
        <w:spacing w:after="0" w:line="240" w:lineRule="auto"/>
        <w:jc w:val="both"/>
        <w:rPr>
          <w:rFonts w:ascii="Arial" w:hAnsi="Arial" w:cs="Arial"/>
          <w:b/>
        </w:rPr>
      </w:pPr>
    </w:p>
    <w:p w14:paraId="369A15B3" w14:textId="6EAF3B6E" w:rsidR="00AC61BC" w:rsidRPr="00C0772D" w:rsidRDefault="00513315" w:rsidP="000B1AB9">
      <w:pPr>
        <w:spacing w:after="0" w:line="240" w:lineRule="auto"/>
        <w:jc w:val="both"/>
        <w:rPr>
          <w:rFonts w:ascii="Arial" w:hAnsi="Arial" w:cs="Arial"/>
        </w:rPr>
      </w:pPr>
      <w:r w:rsidRPr="00C0772D">
        <w:rPr>
          <w:rFonts w:ascii="Arial" w:hAnsi="Arial" w:cs="Arial"/>
        </w:rPr>
        <w:t xml:space="preserve">Este documento tiene como </w:t>
      </w:r>
      <w:r w:rsidR="000E6796" w:rsidRPr="00C0772D">
        <w:rPr>
          <w:rFonts w:ascii="Arial" w:hAnsi="Arial" w:cs="Arial"/>
        </w:rPr>
        <w:t xml:space="preserve">objetivo </w:t>
      </w:r>
      <w:r w:rsidR="000B1AB9" w:rsidRPr="00C0772D">
        <w:rPr>
          <w:rFonts w:ascii="Arial" w:hAnsi="Arial" w:cs="Arial"/>
        </w:rPr>
        <w:t xml:space="preserve">ilustrar al usuario sobre la configuración y uso de la herramienta </w:t>
      </w:r>
      <w:r w:rsidR="000B1AB9" w:rsidRPr="00C0772D">
        <w:rPr>
          <w:rFonts w:ascii="Arial" w:hAnsi="Arial" w:cs="Arial"/>
          <w:b/>
        </w:rPr>
        <w:t xml:space="preserve">Dian </w:t>
      </w:r>
      <w:proofErr w:type="spellStart"/>
      <w:r w:rsidR="000B1AB9" w:rsidRPr="00C0772D">
        <w:rPr>
          <w:rFonts w:ascii="Arial" w:hAnsi="Arial" w:cs="Arial"/>
          <w:b/>
        </w:rPr>
        <w:t>Code</w:t>
      </w:r>
      <w:proofErr w:type="spellEnd"/>
      <w:r w:rsidR="000B1AB9" w:rsidRPr="00C0772D">
        <w:rPr>
          <w:rFonts w:ascii="Arial" w:hAnsi="Arial" w:cs="Arial"/>
          <w:b/>
        </w:rPr>
        <w:t xml:space="preserve"> </w:t>
      </w:r>
      <w:proofErr w:type="spellStart"/>
      <w:r w:rsidR="000B1AB9" w:rsidRPr="00C0772D">
        <w:rPr>
          <w:rFonts w:ascii="Arial" w:hAnsi="Arial" w:cs="Arial"/>
          <w:b/>
        </w:rPr>
        <w:t>Generator</w:t>
      </w:r>
      <w:proofErr w:type="spellEnd"/>
      <w:r w:rsidR="000B1AB9" w:rsidRPr="00C0772D">
        <w:rPr>
          <w:rFonts w:ascii="Arial" w:hAnsi="Arial" w:cs="Arial"/>
          <w:b/>
        </w:rPr>
        <w:t xml:space="preserve">, </w:t>
      </w:r>
      <w:r w:rsidR="000B1AB9" w:rsidRPr="00C0772D">
        <w:rPr>
          <w:rFonts w:ascii="Arial" w:hAnsi="Arial" w:cs="Arial"/>
        </w:rPr>
        <w:t xml:space="preserve">la cual permite genera el código en lenguaje Java, </w:t>
      </w:r>
      <w:proofErr w:type="spellStart"/>
      <w:r w:rsidR="000B1AB9" w:rsidRPr="00C0772D">
        <w:rPr>
          <w:rFonts w:ascii="Arial" w:hAnsi="Arial" w:cs="Arial"/>
        </w:rPr>
        <w:t>Jsp</w:t>
      </w:r>
      <w:proofErr w:type="spellEnd"/>
      <w:r w:rsidR="000B1AB9" w:rsidRPr="00C0772D">
        <w:rPr>
          <w:rFonts w:ascii="Arial" w:hAnsi="Arial" w:cs="Arial"/>
        </w:rPr>
        <w:t xml:space="preserve"> y </w:t>
      </w:r>
      <w:proofErr w:type="spellStart"/>
      <w:r w:rsidR="000B1AB9" w:rsidRPr="00C0772D">
        <w:rPr>
          <w:rFonts w:ascii="Arial" w:hAnsi="Arial" w:cs="Arial"/>
        </w:rPr>
        <w:t>Xhtml</w:t>
      </w:r>
      <w:proofErr w:type="spellEnd"/>
      <w:r w:rsidR="004D09E9" w:rsidRPr="00C0772D">
        <w:rPr>
          <w:rFonts w:ascii="Arial" w:hAnsi="Arial" w:cs="Arial"/>
        </w:rPr>
        <w:t xml:space="preserve"> para las operaciones crear, listar, actualizar y eliminar.</w:t>
      </w:r>
    </w:p>
    <w:p w14:paraId="5387E9BD" w14:textId="201EDE64" w:rsidR="004D09E9" w:rsidRPr="00C0772D" w:rsidRDefault="004D09E9" w:rsidP="000B1AB9">
      <w:pPr>
        <w:spacing w:after="0" w:line="240" w:lineRule="auto"/>
        <w:jc w:val="both"/>
        <w:rPr>
          <w:rFonts w:ascii="Arial" w:hAnsi="Arial" w:cs="Arial"/>
        </w:rPr>
      </w:pPr>
    </w:p>
    <w:p w14:paraId="4BC42332" w14:textId="77777777" w:rsidR="00FD5A2F" w:rsidRPr="00C0772D" w:rsidRDefault="004D09E9" w:rsidP="000B1AB9">
      <w:pPr>
        <w:spacing w:after="0" w:line="240" w:lineRule="auto"/>
        <w:jc w:val="both"/>
        <w:rPr>
          <w:rFonts w:ascii="Arial" w:hAnsi="Arial" w:cs="Arial"/>
        </w:rPr>
      </w:pPr>
      <w:r w:rsidRPr="00C0772D">
        <w:rPr>
          <w:rFonts w:ascii="Arial" w:hAnsi="Arial" w:cs="Arial"/>
        </w:rPr>
        <w:t xml:space="preserve">Con esta herramienta se busca agilizar el proceso de desarrollo de software en la Coordinación de Desarrollo de Sistemas de Información, al evitarle al programador el tener que </w:t>
      </w:r>
      <w:r w:rsidR="00FD5A2F" w:rsidRPr="00C0772D">
        <w:rPr>
          <w:rFonts w:ascii="Arial" w:hAnsi="Arial" w:cs="Arial"/>
        </w:rPr>
        <w:t>digitar código repetitivo que puede ser generado con herramientas automatizadas.</w:t>
      </w:r>
    </w:p>
    <w:p w14:paraId="5C35439B" w14:textId="77777777" w:rsidR="00FD5A2F" w:rsidRPr="00C0772D" w:rsidRDefault="00FD5A2F" w:rsidP="000B1AB9">
      <w:pPr>
        <w:spacing w:after="0" w:line="240" w:lineRule="auto"/>
        <w:jc w:val="both"/>
        <w:rPr>
          <w:rFonts w:ascii="Arial" w:hAnsi="Arial" w:cs="Arial"/>
        </w:rPr>
      </w:pPr>
    </w:p>
    <w:p w14:paraId="5B4656ED" w14:textId="6DC6FAEA" w:rsidR="004D09E9" w:rsidRPr="00C0772D" w:rsidRDefault="00FD5A2F" w:rsidP="000B1AB9">
      <w:pPr>
        <w:spacing w:after="0" w:line="240" w:lineRule="auto"/>
        <w:jc w:val="both"/>
        <w:rPr>
          <w:rFonts w:ascii="Arial" w:hAnsi="Arial" w:cs="Arial"/>
        </w:rPr>
      </w:pPr>
      <w:r w:rsidRPr="00C0772D">
        <w:rPr>
          <w:rFonts w:ascii="Arial" w:hAnsi="Arial" w:cs="Arial"/>
        </w:rPr>
        <w:t>En este documento se explica cómo se diseñó la herramienta, cómo funciona, qué configuraciones requiere y cómo debe ser ejecutada.</w:t>
      </w:r>
      <w:r w:rsidR="004D09E9" w:rsidRPr="00C0772D">
        <w:rPr>
          <w:rFonts w:ascii="Arial" w:hAnsi="Arial" w:cs="Arial"/>
        </w:rPr>
        <w:t xml:space="preserve"> </w:t>
      </w:r>
    </w:p>
    <w:p w14:paraId="0594DE45" w14:textId="3B1FA8E6" w:rsidR="00C2514E" w:rsidRDefault="00C2514E" w:rsidP="000B1AB9">
      <w:pPr>
        <w:spacing w:after="0" w:line="240" w:lineRule="auto"/>
        <w:jc w:val="both"/>
        <w:rPr>
          <w:rFonts w:ascii="Arial" w:hAnsi="Arial" w:cs="Arial"/>
          <w:sz w:val="20"/>
          <w:szCs w:val="20"/>
        </w:rPr>
      </w:pPr>
    </w:p>
    <w:p w14:paraId="489F635C" w14:textId="7417D59B" w:rsidR="00C2514E" w:rsidRPr="00697FF4" w:rsidRDefault="00C0772D" w:rsidP="00C2514E">
      <w:pPr>
        <w:pStyle w:val="Ttulo1"/>
        <w:rPr>
          <w:sz w:val="22"/>
          <w:szCs w:val="22"/>
        </w:rPr>
      </w:pPr>
      <w:bookmarkStart w:id="20" w:name="_Toc65255422"/>
      <w:r w:rsidRPr="00697FF4">
        <w:rPr>
          <w:caps w:val="0"/>
          <w:sz w:val="22"/>
          <w:szCs w:val="22"/>
        </w:rPr>
        <w:t>DISEÑO DE DIAN CODE GENERATOR</w:t>
      </w:r>
      <w:bookmarkEnd w:id="20"/>
    </w:p>
    <w:p w14:paraId="4010F81C" w14:textId="4AE72844" w:rsidR="001A2473" w:rsidRPr="00697FF4" w:rsidRDefault="001A2473" w:rsidP="00AC61BC">
      <w:pPr>
        <w:spacing w:after="0" w:line="240" w:lineRule="auto"/>
        <w:jc w:val="both"/>
        <w:rPr>
          <w:rFonts w:ascii="Arial" w:hAnsi="Arial" w:cs="Arial"/>
          <w:lang w:eastAsia="es-ES"/>
        </w:rPr>
      </w:pPr>
    </w:p>
    <w:p w14:paraId="3D9719C2" w14:textId="37CA830A" w:rsidR="003A5386" w:rsidRPr="00697FF4" w:rsidRDefault="000B1AB9" w:rsidP="00AC61BC">
      <w:pPr>
        <w:spacing w:after="0" w:line="240" w:lineRule="auto"/>
        <w:jc w:val="both"/>
        <w:rPr>
          <w:rFonts w:ascii="Arial" w:hAnsi="Arial" w:cs="Arial"/>
          <w:lang w:eastAsia="es-ES"/>
        </w:rPr>
      </w:pPr>
      <w:r w:rsidRPr="00697FF4">
        <w:rPr>
          <w:rFonts w:ascii="Arial" w:hAnsi="Arial" w:cs="Arial"/>
          <w:lang w:eastAsia="es-ES"/>
        </w:rPr>
        <w:t xml:space="preserve">Esta herramienta fue construida </w:t>
      </w:r>
      <w:r w:rsidR="00377530" w:rsidRPr="00697FF4">
        <w:rPr>
          <w:rFonts w:ascii="Arial" w:hAnsi="Arial" w:cs="Arial"/>
          <w:lang w:eastAsia="es-ES"/>
        </w:rPr>
        <w:t>se</w:t>
      </w:r>
      <w:r w:rsidRPr="00697FF4">
        <w:rPr>
          <w:rFonts w:ascii="Arial" w:hAnsi="Arial" w:cs="Arial"/>
          <w:lang w:eastAsia="es-ES"/>
        </w:rPr>
        <w:t xml:space="preserve"> base en modelos</w:t>
      </w:r>
      <w:r w:rsidR="00377530" w:rsidRPr="00697FF4">
        <w:rPr>
          <w:rFonts w:ascii="Arial" w:hAnsi="Arial" w:cs="Arial"/>
          <w:lang w:eastAsia="es-ES"/>
        </w:rPr>
        <w:t xml:space="preserve"> y</w:t>
      </w:r>
      <w:r w:rsidRPr="00697FF4">
        <w:rPr>
          <w:rFonts w:ascii="Arial" w:hAnsi="Arial" w:cs="Arial"/>
          <w:lang w:eastAsia="es-ES"/>
        </w:rPr>
        <w:t xml:space="preserve"> utiliza tecnologías </w:t>
      </w:r>
      <w:r w:rsidR="00CA25E9" w:rsidRPr="00697FF4">
        <w:rPr>
          <w:rFonts w:ascii="Arial" w:hAnsi="Arial" w:cs="Arial"/>
          <w:lang w:eastAsia="es-ES"/>
        </w:rPr>
        <w:t xml:space="preserve">basadas en lenguajes </w:t>
      </w:r>
      <w:proofErr w:type="spellStart"/>
      <w:r w:rsidRPr="00697FF4">
        <w:rPr>
          <w:rFonts w:ascii="Arial" w:hAnsi="Arial" w:cs="Arial"/>
          <w:lang w:eastAsia="es-ES"/>
        </w:rPr>
        <w:t>Epsilon</w:t>
      </w:r>
      <w:proofErr w:type="spellEnd"/>
      <w:r w:rsidR="00CA25E9" w:rsidRPr="00697FF4">
        <w:rPr>
          <w:rFonts w:ascii="Arial" w:hAnsi="Arial" w:cs="Arial"/>
          <w:lang w:eastAsia="es-ES"/>
        </w:rPr>
        <w:t xml:space="preserve"> </w:t>
      </w:r>
      <w:r w:rsidRPr="00697FF4">
        <w:rPr>
          <w:rFonts w:ascii="Arial" w:hAnsi="Arial" w:cs="Arial"/>
          <w:lang w:eastAsia="es-ES"/>
        </w:rPr>
        <w:t>como</w:t>
      </w:r>
      <w:r w:rsidR="00CA25E9" w:rsidRPr="00697FF4">
        <w:rPr>
          <w:rFonts w:ascii="Arial" w:hAnsi="Arial" w:cs="Arial"/>
          <w:lang w:eastAsia="es-ES"/>
        </w:rPr>
        <w:t xml:space="preserve"> </w:t>
      </w:r>
      <w:proofErr w:type="spellStart"/>
      <w:r w:rsidR="00CA25E9" w:rsidRPr="00697FF4">
        <w:rPr>
          <w:rFonts w:ascii="Arial" w:hAnsi="Arial" w:cs="Arial"/>
          <w:lang w:eastAsia="es-ES"/>
        </w:rPr>
        <w:t>X</w:t>
      </w:r>
      <w:r w:rsidRPr="00697FF4">
        <w:rPr>
          <w:rFonts w:ascii="Arial" w:hAnsi="Arial" w:cs="Arial"/>
          <w:lang w:eastAsia="es-ES"/>
        </w:rPr>
        <w:t>text</w:t>
      </w:r>
      <w:proofErr w:type="spellEnd"/>
      <w:r w:rsidR="004411D1" w:rsidRPr="00697FF4">
        <w:rPr>
          <w:rFonts w:ascii="Arial" w:hAnsi="Arial" w:cs="Arial"/>
          <w:lang w:eastAsia="es-ES"/>
        </w:rPr>
        <w:t xml:space="preserve"> y</w:t>
      </w:r>
      <w:r w:rsidRPr="00697FF4">
        <w:rPr>
          <w:rFonts w:ascii="Arial" w:hAnsi="Arial" w:cs="Arial"/>
          <w:lang w:eastAsia="es-ES"/>
        </w:rPr>
        <w:t xml:space="preserve"> </w:t>
      </w:r>
      <w:r w:rsidR="00791DD3" w:rsidRPr="00697FF4">
        <w:rPr>
          <w:rFonts w:ascii="Arial" w:hAnsi="Arial" w:cs="Arial"/>
          <w:lang w:eastAsia="es-ES"/>
        </w:rPr>
        <w:t>Sirius</w:t>
      </w:r>
      <w:r w:rsidR="00CA25E9" w:rsidRPr="00697FF4">
        <w:rPr>
          <w:rFonts w:ascii="Arial" w:hAnsi="Arial" w:cs="Arial"/>
          <w:lang w:eastAsia="es-ES"/>
        </w:rPr>
        <w:t>.</w:t>
      </w:r>
      <w:r w:rsidR="003A5386" w:rsidRPr="00697FF4">
        <w:rPr>
          <w:rFonts w:ascii="Arial" w:hAnsi="Arial" w:cs="Arial"/>
          <w:lang w:eastAsia="es-ES"/>
        </w:rPr>
        <w:t xml:space="preserve"> Se diseñaron dos metamodelos, el primero de ellos define la estructura y relaciones que debe tener la entrada</w:t>
      </w:r>
      <w:r w:rsidR="00377530" w:rsidRPr="00697FF4">
        <w:rPr>
          <w:rFonts w:ascii="Arial" w:hAnsi="Arial" w:cs="Arial"/>
          <w:lang w:eastAsia="es-ES"/>
        </w:rPr>
        <w:t xml:space="preserve"> la cual corresponde a un modelo de datos entidad relación y se denomina metamodelo origen, como se muestra en la</w:t>
      </w:r>
      <w:r w:rsidR="00377530">
        <w:rPr>
          <w:rFonts w:ascii="Arial" w:hAnsi="Arial" w:cs="Arial"/>
          <w:sz w:val="20"/>
          <w:szCs w:val="20"/>
          <w:lang w:eastAsia="es-ES"/>
        </w:rPr>
        <w:t xml:space="preserve"> </w:t>
      </w:r>
      <w:r w:rsidR="00377530">
        <w:rPr>
          <w:rFonts w:ascii="Arial" w:hAnsi="Arial" w:cs="Arial"/>
          <w:sz w:val="20"/>
          <w:szCs w:val="20"/>
          <w:lang w:eastAsia="es-ES"/>
        </w:rPr>
        <w:fldChar w:fldCharType="begin"/>
      </w:r>
      <w:r w:rsidR="00377530">
        <w:rPr>
          <w:rFonts w:ascii="Arial" w:hAnsi="Arial" w:cs="Arial"/>
          <w:sz w:val="20"/>
          <w:szCs w:val="20"/>
          <w:lang w:eastAsia="es-ES"/>
        </w:rPr>
        <w:instrText xml:space="preserve"> REF _Ref65085418 \h </w:instrText>
      </w:r>
      <w:r w:rsidR="00377530">
        <w:rPr>
          <w:rFonts w:ascii="Arial" w:hAnsi="Arial" w:cs="Arial"/>
          <w:sz w:val="20"/>
          <w:szCs w:val="20"/>
          <w:lang w:eastAsia="es-ES"/>
        </w:rPr>
      </w:r>
      <w:r w:rsidR="00377530">
        <w:rPr>
          <w:rFonts w:ascii="Arial" w:hAnsi="Arial" w:cs="Arial"/>
          <w:sz w:val="20"/>
          <w:szCs w:val="20"/>
          <w:lang w:eastAsia="es-ES"/>
        </w:rPr>
        <w:fldChar w:fldCharType="separate"/>
      </w:r>
      <w:r w:rsidR="00377530">
        <w:t xml:space="preserve">Ilustración </w:t>
      </w:r>
      <w:r w:rsidR="00377530">
        <w:rPr>
          <w:noProof/>
        </w:rPr>
        <w:t>1</w:t>
      </w:r>
      <w:r w:rsidR="00377530">
        <w:t xml:space="preserve"> Metamodelo origen</w:t>
      </w:r>
      <w:r w:rsidR="00377530">
        <w:rPr>
          <w:rFonts w:ascii="Arial" w:hAnsi="Arial" w:cs="Arial"/>
          <w:sz w:val="20"/>
          <w:szCs w:val="20"/>
          <w:lang w:eastAsia="es-ES"/>
        </w:rPr>
        <w:fldChar w:fldCharType="end"/>
      </w:r>
      <w:r w:rsidR="00377530">
        <w:rPr>
          <w:rFonts w:ascii="Arial" w:hAnsi="Arial" w:cs="Arial"/>
          <w:sz w:val="20"/>
          <w:szCs w:val="20"/>
          <w:lang w:eastAsia="es-ES"/>
        </w:rPr>
        <w:t>.</w:t>
      </w:r>
      <w:r w:rsidR="003A5386">
        <w:rPr>
          <w:rFonts w:ascii="Arial" w:hAnsi="Arial" w:cs="Arial"/>
          <w:sz w:val="20"/>
          <w:szCs w:val="20"/>
          <w:lang w:eastAsia="es-ES"/>
        </w:rPr>
        <w:t xml:space="preserve"> </w:t>
      </w:r>
      <w:r w:rsidR="003A5386" w:rsidRPr="00697FF4">
        <w:rPr>
          <w:rFonts w:ascii="Arial" w:hAnsi="Arial" w:cs="Arial"/>
          <w:lang w:eastAsia="es-ES"/>
        </w:rPr>
        <w:t>El segundo metamodelo define la estructura y relaciones que representan la arquitectura MUISCA, y que se consideran como el modelo de destino del generador</w:t>
      </w:r>
      <w:r w:rsidR="00377530" w:rsidRPr="00697FF4">
        <w:rPr>
          <w:rFonts w:ascii="Arial" w:hAnsi="Arial" w:cs="Arial"/>
          <w:lang w:eastAsia="es-ES"/>
        </w:rPr>
        <w:t>, como se muestra en la</w:t>
      </w:r>
      <w:r w:rsidR="00377530">
        <w:rPr>
          <w:rFonts w:ascii="Arial" w:hAnsi="Arial" w:cs="Arial"/>
          <w:sz w:val="20"/>
          <w:szCs w:val="20"/>
          <w:lang w:eastAsia="es-ES"/>
        </w:rPr>
        <w:t xml:space="preserve"> </w:t>
      </w:r>
      <w:r w:rsidR="00377530">
        <w:rPr>
          <w:rFonts w:ascii="Arial" w:hAnsi="Arial" w:cs="Arial"/>
          <w:sz w:val="20"/>
          <w:szCs w:val="20"/>
          <w:lang w:eastAsia="es-ES"/>
        </w:rPr>
        <w:fldChar w:fldCharType="begin"/>
      </w:r>
      <w:r w:rsidR="00377530">
        <w:rPr>
          <w:rFonts w:ascii="Arial" w:hAnsi="Arial" w:cs="Arial"/>
          <w:sz w:val="20"/>
          <w:szCs w:val="20"/>
          <w:lang w:eastAsia="es-ES"/>
        </w:rPr>
        <w:instrText xml:space="preserve"> REF _Ref65085552 \h </w:instrText>
      </w:r>
      <w:r w:rsidR="00377530">
        <w:rPr>
          <w:rFonts w:ascii="Arial" w:hAnsi="Arial" w:cs="Arial"/>
          <w:sz w:val="20"/>
          <w:szCs w:val="20"/>
          <w:lang w:eastAsia="es-ES"/>
        </w:rPr>
      </w:r>
      <w:r w:rsidR="00377530">
        <w:rPr>
          <w:rFonts w:ascii="Arial" w:hAnsi="Arial" w:cs="Arial"/>
          <w:sz w:val="20"/>
          <w:szCs w:val="20"/>
          <w:lang w:eastAsia="es-ES"/>
        </w:rPr>
        <w:fldChar w:fldCharType="separate"/>
      </w:r>
      <w:r w:rsidR="00377530">
        <w:t xml:space="preserve">Ilustración </w:t>
      </w:r>
      <w:r w:rsidR="00377530">
        <w:rPr>
          <w:noProof/>
        </w:rPr>
        <w:t>2</w:t>
      </w:r>
      <w:r w:rsidR="00377530">
        <w:t xml:space="preserve"> Metamodelo de destino</w:t>
      </w:r>
      <w:r w:rsidR="00377530">
        <w:rPr>
          <w:rFonts w:ascii="Arial" w:hAnsi="Arial" w:cs="Arial"/>
          <w:sz w:val="20"/>
          <w:szCs w:val="20"/>
          <w:lang w:eastAsia="es-ES"/>
        </w:rPr>
        <w:fldChar w:fldCharType="end"/>
      </w:r>
      <w:r w:rsidR="003A5386">
        <w:rPr>
          <w:rFonts w:ascii="Arial" w:hAnsi="Arial" w:cs="Arial"/>
          <w:sz w:val="20"/>
          <w:szCs w:val="20"/>
          <w:lang w:eastAsia="es-ES"/>
        </w:rPr>
        <w:t>.</w:t>
      </w:r>
      <w:r w:rsidR="000015A5">
        <w:rPr>
          <w:rFonts w:ascii="Arial" w:hAnsi="Arial" w:cs="Arial"/>
          <w:sz w:val="20"/>
          <w:szCs w:val="20"/>
          <w:lang w:eastAsia="es-ES"/>
        </w:rPr>
        <w:t xml:space="preserve"> </w:t>
      </w:r>
      <w:r w:rsidR="000015A5" w:rsidRPr="00697FF4">
        <w:rPr>
          <w:rFonts w:ascii="Arial" w:hAnsi="Arial" w:cs="Arial"/>
          <w:lang w:eastAsia="es-ES"/>
        </w:rPr>
        <w:t xml:space="preserve">A </w:t>
      </w:r>
      <w:r w:rsidR="007C4409" w:rsidRPr="00697FF4">
        <w:rPr>
          <w:rFonts w:ascii="Arial" w:hAnsi="Arial" w:cs="Arial"/>
          <w:lang w:eastAsia="es-ES"/>
        </w:rPr>
        <w:t>continuación,</w:t>
      </w:r>
      <w:r w:rsidR="000015A5" w:rsidRPr="00697FF4">
        <w:rPr>
          <w:rFonts w:ascii="Arial" w:hAnsi="Arial" w:cs="Arial"/>
          <w:lang w:eastAsia="es-ES"/>
        </w:rPr>
        <w:t xml:space="preserve"> se muestra</w:t>
      </w:r>
      <w:r w:rsidR="007C4409" w:rsidRPr="00697FF4">
        <w:rPr>
          <w:rFonts w:ascii="Arial" w:hAnsi="Arial" w:cs="Arial"/>
          <w:lang w:eastAsia="es-ES"/>
        </w:rPr>
        <w:t>n los diagramas de los metamodelos diseñados:</w:t>
      </w:r>
    </w:p>
    <w:p w14:paraId="2C9FA8A2" w14:textId="703A5D5C" w:rsidR="007C4409" w:rsidRDefault="007C4409" w:rsidP="00AC61BC">
      <w:pPr>
        <w:spacing w:after="0" w:line="240" w:lineRule="auto"/>
        <w:jc w:val="both"/>
        <w:rPr>
          <w:rFonts w:ascii="Arial" w:hAnsi="Arial" w:cs="Arial"/>
          <w:sz w:val="20"/>
          <w:szCs w:val="20"/>
          <w:lang w:eastAsia="es-ES"/>
        </w:rPr>
      </w:pPr>
    </w:p>
    <w:p w14:paraId="54D23D73" w14:textId="77777777" w:rsidR="007C4409" w:rsidRDefault="007C4409" w:rsidP="007C4409">
      <w:pPr>
        <w:keepNext/>
        <w:spacing w:after="0" w:line="240" w:lineRule="auto"/>
        <w:jc w:val="both"/>
      </w:pPr>
      <w:r>
        <w:rPr>
          <w:noProof/>
        </w:rPr>
        <w:drawing>
          <wp:inline distT="0" distB="0" distL="0" distR="0" wp14:anchorId="15A52DAB" wp14:editId="7CD5B8E2">
            <wp:extent cx="6324600" cy="34594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4600" cy="3459480"/>
                    </a:xfrm>
                    <a:prstGeom prst="rect">
                      <a:avLst/>
                    </a:prstGeom>
                    <a:noFill/>
                    <a:ln>
                      <a:noFill/>
                    </a:ln>
                  </pic:spPr>
                </pic:pic>
              </a:graphicData>
            </a:graphic>
          </wp:inline>
        </w:drawing>
      </w:r>
    </w:p>
    <w:p w14:paraId="0A1C9720" w14:textId="25E813F2" w:rsidR="007C4409" w:rsidRDefault="007C4409" w:rsidP="007C4409">
      <w:pPr>
        <w:pStyle w:val="Descripcin"/>
        <w:jc w:val="center"/>
        <w:rPr>
          <w:rFonts w:ascii="Arial" w:hAnsi="Arial" w:cs="Arial"/>
          <w:sz w:val="20"/>
          <w:szCs w:val="20"/>
          <w:lang w:eastAsia="es-ES"/>
        </w:rPr>
      </w:pPr>
      <w:bookmarkStart w:id="21" w:name="_Ref65085432"/>
      <w:bookmarkStart w:id="22" w:name="_Ref65085418"/>
      <w:bookmarkStart w:id="23" w:name="_Toc65255437"/>
      <w:r>
        <w:t xml:space="preserve">Ilustración </w:t>
      </w:r>
      <w:fldSimple w:instr=" SEQ Ilustración \* ARABIC ">
        <w:r w:rsidR="00BB7C15">
          <w:rPr>
            <w:noProof/>
          </w:rPr>
          <w:t>1</w:t>
        </w:r>
      </w:fldSimple>
      <w:bookmarkEnd w:id="21"/>
      <w:r>
        <w:t xml:space="preserve"> Metamodelo origen</w:t>
      </w:r>
      <w:bookmarkEnd w:id="22"/>
      <w:bookmarkEnd w:id="23"/>
    </w:p>
    <w:p w14:paraId="0E0EACFC" w14:textId="77777777" w:rsidR="007C4409" w:rsidRDefault="007C4409" w:rsidP="007C4409">
      <w:pPr>
        <w:keepNext/>
        <w:spacing w:after="0" w:line="240" w:lineRule="auto"/>
        <w:jc w:val="both"/>
      </w:pPr>
      <w:r>
        <w:rPr>
          <w:noProof/>
        </w:rPr>
        <w:lastRenderedPageBreak/>
        <w:drawing>
          <wp:inline distT="0" distB="0" distL="0" distR="0" wp14:anchorId="6E1498EA" wp14:editId="273B48D6">
            <wp:extent cx="6324600" cy="3467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4600" cy="3467100"/>
                    </a:xfrm>
                    <a:prstGeom prst="rect">
                      <a:avLst/>
                    </a:prstGeom>
                    <a:noFill/>
                    <a:ln>
                      <a:noFill/>
                    </a:ln>
                  </pic:spPr>
                </pic:pic>
              </a:graphicData>
            </a:graphic>
          </wp:inline>
        </w:drawing>
      </w:r>
    </w:p>
    <w:p w14:paraId="008B1786" w14:textId="374CC7D9" w:rsidR="007C4409" w:rsidRDefault="007C4409" w:rsidP="007C4409">
      <w:pPr>
        <w:pStyle w:val="Descripcin"/>
        <w:jc w:val="center"/>
        <w:rPr>
          <w:rFonts w:ascii="Arial" w:hAnsi="Arial" w:cs="Arial"/>
          <w:sz w:val="20"/>
          <w:szCs w:val="20"/>
          <w:lang w:eastAsia="es-ES"/>
        </w:rPr>
      </w:pPr>
      <w:bookmarkStart w:id="24" w:name="_Ref65085552"/>
      <w:bookmarkStart w:id="25" w:name="_Toc65255438"/>
      <w:r>
        <w:t xml:space="preserve">Ilustración </w:t>
      </w:r>
      <w:fldSimple w:instr=" SEQ Ilustración \* ARABIC ">
        <w:r w:rsidR="00BB7C15">
          <w:rPr>
            <w:noProof/>
          </w:rPr>
          <w:t>2</w:t>
        </w:r>
      </w:fldSimple>
      <w:r>
        <w:t xml:space="preserve"> Metamodelo de destino</w:t>
      </w:r>
      <w:bookmarkEnd w:id="24"/>
      <w:bookmarkEnd w:id="25"/>
    </w:p>
    <w:p w14:paraId="42F78C26" w14:textId="782CA168" w:rsidR="003A5386" w:rsidRDefault="003A5386" w:rsidP="00AC61BC">
      <w:pPr>
        <w:spacing w:after="0" w:line="240" w:lineRule="auto"/>
        <w:jc w:val="both"/>
        <w:rPr>
          <w:rFonts w:ascii="Arial" w:hAnsi="Arial" w:cs="Arial"/>
          <w:sz w:val="20"/>
          <w:szCs w:val="20"/>
          <w:lang w:eastAsia="es-ES"/>
        </w:rPr>
      </w:pPr>
    </w:p>
    <w:p w14:paraId="63390B30" w14:textId="25E03D63" w:rsidR="002876FE" w:rsidRPr="00697FF4" w:rsidRDefault="002876FE" w:rsidP="00AC61BC">
      <w:pPr>
        <w:spacing w:after="0" w:line="240" w:lineRule="auto"/>
        <w:jc w:val="both"/>
        <w:rPr>
          <w:rFonts w:ascii="Arial" w:hAnsi="Arial" w:cs="Arial"/>
          <w:lang w:eastAsia="es-ES"/>
        </w:rPr>
      </w:pPr>
      <w:r w:rsidRPr="00697FF4">
        <w:rPr>
          <w:rFonts w:ascii="Arial" w:hAnsi="Arial" w:cs="Arial"/>
          <w:lang w:eastAsia="es-ES"/>
        </w:rPr>
        <w:t xml:space="preserve">La herramienta Dian </w:t>
      </w:r>
      <w:proofErr w:type="spellStart"/>
      <w:r w:rsidRPr="00697FF4">
        <w:rPr>
          <w:rFonts w:ascii="Arial" w:hAnsi="Arial" w:cs="Arial"/>
          <w:lang w:eastAsia="es-ES"/>
        </w:rPr>
        <w:t>Code</w:t>
      </w:r>
      <w:proofErr w:type="spellEnd"/>
      <w:r w:rsidRPr="00697FF4">
        <w:rPr>
          <w:rFonts w:ascii="Arial" w:hAnsi="Arial" w:cs="Arial"/>
          <w:lang w:eastAsia="es-ES"/>
        </w:rPr>
        <w:t xml:space="preserve"> </w:t>
      </w:r>
      <w:proofErr w:type="spellStart"/>
      <w:r w:rsidRPr="00697FF4">
        <w:rPr>
          <w:rFonts w:ascii="Arial" w:hAnsi="Arial" w:cs="Arial"/>
          <w:lang w:eastAsia="es-ES"/>
        </w:rPr>
        <w:t>Generator</w:t>
      </w:r>
      <w:proofErr w:type="spellEnd"/>
      <w:r w:rsidRPr="00697FF4">
        <w:rPr>
          <w:rFonts w:ascii="Arial" w:hAnsi="Arial" w:cs="Arial"/>
          <w:lang w:eastAsia="es-ES"/>
        </w:rPr>
        <w:t xml:space="preserve"> genera el modelo de entrada asegurando que cumple con el metamodelo</w:t>
      </w:r>
      <w:r w:rsidR="0035259A" w:rsidRPr="00697FF4">
        <w:rPr>
          <w:rFonts w:ascii="Arial" w:hAnsi="Arial" w:cs="Arial"/>
          <w:lang w:eastAsia="es-ES"/>
        </w:rPr>
        <w:t xml:space="preserve"> definido para ello</w:t>
      </w:r>
      <w:r w:rsidRPr="00697FF4">
        <w:rPr>
          <w:rFonts w:ascii="Arial" w:hAnsi="Arial" w:cs="Arial"/>
          <w:lang w:eastAsia="es-ES"/>
        </w:rPr>
        <w:t xml:space="preserve"> y</w:t>
      </w:r>
      <w:r w:rsidR="00106E07" w:rsidRPr="00697FF4">
        <w:rPr>
          <w:rFonts w:ascii="Arial" w:hAnsi="Arial" w:cs="Arial"/>
          <w:lang w:eastAsia="es-ES"/>
        </w:rPr>
        <w:t xml:space="preserve"> su vez</w:t>
      </w:r>
      <w:r w:rsidRPr="00697FF4">
        <w:rPr>
          <w:rFonts w:ascii="Arial" w:hAnsi="Arial" w:cs="Arial"/>
          <w:lang w:eastAsia="es-ES"/>
        </w:rPr>
        <w:t xml:space="preserve"> </w:t>
      </w:r>
      <w:r w:rsidR="00106E07" w:rsidRPr="00697FF4">
        <w:rPr>
          <w:rFonts w:ascii="Arial" w:hAnsi="Arial" w:cs="Arial"/>
          <w:lang w:eastAsia="es-ES"/>
        </w:rPr>
        <w:t xml:space="preserve">lo </w:t>
      </w:r>
      <w:r w:rsidRPr="00697FF4">
        <w:rPr>
          <w:rFonts w:ascii="Arial" w:hAnsi="Arial" w:cs="Arial"/>
          <w:lang w:eastAsia="es-ES"/>
        </w:rPr>
        <w:t xml:space="preserve">valida </w:t>
      </w:r>
      <w:r w:rsidR="00106E07" w:rsidRPr="00697FF4">
        <w:rPr>
          <w:rFonts w:ascii="Arial" w:hAnsi="Arial" w:cs="Arial"/>
          <w:lang w:eastAsia="es-ES"/>
        </w:rPr>
        <w:t>con</w:t>
      </w:r>
      <w:r w:rsidRPr="00697FF4">
        <w:rPr>
          <w:rFonts w:ascii="Arial" w:hAnsi="Arial" w:cs="Arial"/>
          <w:lang w:eastAsia="es-ES"/>
        </w:rPr>
        <w:t xml:space="preserve"> una gramática. Luego con la ayuda de una transformación de modelo a modelo (M2M) genera un modelo que cumple con el metamodelo destino que en este caso es una representación de</w:t>
      </w:r>
      <w:r w:rsidR="009364FA" w:rsidRPr="00697FF4">
        <w:rPr>
          <w:rFonts w:ascii="Arial" w:hAnsi="Arial" w:cs="Arial"/>
          <w:lang w:eastAsia="es-ES"/>
        </w:rPr>
        <w:t xml:space="preserve"> la arquitectura Muisca. Una vez se ha obtenido el modelo de destino se aplican una serie de transformaciones de modelo a texto (M2T) que generan los artefactos de código requeridos.</w:t>
      </w:r>
      <w:r w:rsidR="008D66C0">
        <w:rPr>
          <w:rFonts w:ascii="Arial" w:hAnsi="Arial" w:cs="Arial"/>
          <w:sz w:val="20"/>
          <w:szCs w:val="20"/>
          <w:lang w:eastAsia="es-ES"/>
        </w:rPr>
        <w:t xml:space="preserve"> En </w:t>
      </w:r>
      <w:r w:rsidR="008D66C0">
        <w:rPr>
          <w:rFonts w:ascii="Arial" w:hAnsi="Arial" w:cs="Arial"/>
          <w:sz w:val="20"/>
          <w:szCs w:val="20"/>
          <w:lang w:eastAsia="es-ES"/>
        </w:rPr>
        <w:fldChar w:fldCharType="begin"/>
      </w:r>
      <w:r w:rsidR="008D66C0">
        <w:rPr>
          <w:rFonts w:ascii="Arial" w:hAnsi="Arial" w:cs="Arial"/>
          <w:sz w:val="20"/>
          <w:szCs w:val="20"/>
          <w:lang w:eastAsia="es-ES"/>
        </w:rPr>
        <w:instrText xml:space="preserve"> REF _Ref65085654 \h </w:instrText>
      </w:r>
      <w:r w:rsidR="008D66C0">
        <w:rPr>
          <w:rFonts w:ascii="Arial" w:hAnsi="Arial" w:cs="Arial"/>
          <w:sz w:val="20"/>
          <w:szCs w:val="20"/>
          <w:lang w:eastAsia="es-ES"/>
        </w:rPr>
      </w:r>
      <w:r w:rsidR="008D66C0">
        <w:rPr>
          <w:rFonts w:ascii="Arial" w:hAnsi="Arial" w:cs="Arial"/>
          <w:sz w:val="20"/>
          <w:szCs w:val="20"/>
          <w:lang w:eastAsia="es-ES"/>
        </w:rPr>
        <w:fldChar w:fldCharType="separate"/>
      </w:r>
      <w:r w:rsidR="008D66C0">
        <w:t xml:space="preserve">Ilustración </w:t>
      </w:r>
      <w:r w:rsidR="008D66C0">
        <w:rPr>
          <w:noProof/>
        </w:rPr>
        <w:t>3</w:t>
      </w:r>
      <w:r w:rsidR="008D66C0">
        <w:t xml:space="preserve"> Cadena de transformación</w:t>
      </w:r>
      <w:r w:rsidR="008D66C0">
        <w:rPr>
          <w:rFonts w:ascii="Arial" w:hAnsi="Arial" w:cs="Arial"/>
          <w:sz w:val="20"/>
          <w:szCs w:val="20"/>
          <w:lang w:eastAsia="es-ES"/>
        </w:rPr>
        <w:fldChar w:fldCharType="end"/>
      </w:r>
      <w:r w:rsidR="008D66C0">
        <w:rPr>
          <w:rFonts w:ascii="Arial" w:hAnsi="Arial" w:cs="Arial"/>
          <w:sz w:val="20"/>
          <w:szCs w:val="20"/>
          <w:lang w:eastAsia="es-ES"/>
        </w:rPr>
        <w:t xml:space="preserve"> </w:t>
      </w:r>
      <w:r w:rsidR="008D66C0" w:rsidRPr="00697FF4">
        <w:rPr>
          <w:rFonts w:ascii="Arial" w:hAnsi="Arial" w:cs="Arial"/>
          <w:lang w:eastAsia="es-ES"/>
        </w:rPr>
        <w:t xml:space="preserve">se muestra el esquema de transformaciones </w:t>
      </w:r>
      <w:r w:rsidR="00106E07" w:rsidRPr="00697FF4">
        <w:rPr>
          <w:rFonts w:ascii="Arial" w:hAnsi="Arial" w:cs="Arial"/>
          <w:lang w:eastAsia="es-ES"/>
        </w:rPr>
        <w:t>que utiliza</w:t>
      </w:r>
      <w:r w:rsidR="008D66C0" w:rsidRPr="00697FF4">
        <w:rPr>
          <w:rFonts w:ascii="Arial" w:hAnsi="Arial" w:cs="Arial"/>
          <w:lang w:eastAsia="es-ES"/>
        </w:rPr>
        <w:t xml:space="preserve"> Dian </w:t>
      </w:r>
      <w:proofErr w:type="spellStart"/>
      <w:r w:rsidR="008D66C0" w:rsidRPr="00697FF4">
        <w:rPr>
          <w:rFonts w:ascii="Arial" w:hAnsi="Arial" w:cs="Arial"/>
          <w:lang w:eastAsia="es-ES"/>
        </w:rPr>
        <w:t>Code</w:t>
      </w:r>
      <w:proofErr w:type="spellEnd"/>
      <w:r w:rsidR="008D66C0" w:rsidRPr="00697FF4">
        <w:rPr>
          <w:rFonts w:ascii="Arial" w:hAnsi="Arial" w:cs="Arial"/>
          <w:lang w:eastAsia="es-ES"/>
        </w:rPr>
        <w:t xml:space="preserve"> </w:t>
      </w:r>
      <w:proofErr w:type="spellStart"/>
      <w:r w:rsidR="008D66C0" w:rsidRPr="00697FF4">
        <w:rPr>
          <w:rFonts w:ascii="Arial" w:hAnsi="Arial" w:cs="Arial"/>
          <w:lang w:eastAsia="es-ES"/>
        </w:rPr>
        <w:t>Generator</w:t>
      </w:r>
      <w:proofErr w:type="spellEnd"/>
      <w:r w:rsidR="008D66C0" w:rsidRPr="00697FF4">
        <w:rPr>
          <w:rFonts w:ascii="Arial" w:hAnsi="Arial" w:cs="Arial"/>
          <w:lang w:eastAsia="es-ES"/>
        </w:rPr>
        <w:t>.</w:t>
      </w:r>
    </w:p>
    <w:p w14:paraId="3C0370BA" w14:textId="77777777" w:rsidR="009364FA" w:rsidRDefault="009364FA" w:rsidP="00AC61BC">
      <w:pPr>
        <w:spacing w:after="0" w:line="240" w:lineRule="auto"/>
        <w:jc w:val="both"/>
        <w:rPr>
          <w:rFonts w:ascii="Arial" w:hAnsi="Arial" w:cs="Arial"/>
          <w:sz w:val="20"/>
          <w:szCs w:val="20"/>
          <w:lang w:eastAsia="es-ES"/>
        </w:rPr>
      </w:pPr>
    </w:p>
    <w:p w14:paraId="1E5BCB51" w14:textId="77777777" w:rsidR="008D66C0" w:rsidRDefault="002876FE" w:rsidP="008D66C0">
      <w:pPr>
        <w:keepNext/>
        <w:spacing w:after="0" w:line="240" w:lineRule="auto"/>
        <w:jc w:val="center"/>
      </w:pPr>
      <w:r>
        <w:rPr>
          <w:rFonts w:ascii="Calibri" w:hAnsi="Calibri" w:cs="Calibri"/>
          <w:noProof/>
        </w:rPr>
        <w:drawing>
          <wp:inline distT="0" distB="0" distL="0" distR="0" wp14:anchorId="549E84B1" wp14:editId="605559AF">
            <wp:extent cx="5612130" cy="1873250"/>
            <wp:effectExtent l="0" t="0" r="7620" b="0"/>
            <wp:docPr id="5"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1873250"/>
                    </a:xfrm>
                    <a:prstGeom prst="rect">
                      <a:avLst/>
                    </a:prstGeom>
                    <a:noFill/>
                    <a:ln>
                      <a:noFill/>
                    </a:ln>
                  </pic:spPr>
                </pic:pic>
              </a:graphicData>
            </a:graphic>
          </wp:inline>
        </w:drawing>
      </w:r>
    </w:p>
    <w:p w14:paraId="6EFC070D" w14:textId="253E30D9" w:rsidR="0035259A" w:rsidRDefault="008D66C0" w:rsidP="008D66C0">
      <w:pPr>
        <w:pStyle w:val="Descripcin"/>
        <w:jc w:val="center"/>
      </w:pPr>
      <w:bookmarkStart w:id="26" w:name="_Ref65085654"/>
      <w:bookmarkStart w:id="27" w:name="_Toc65255439"/>
      <w:r>
        <w:t xml:space="preserve">Ilustración </w:t>
      </w:r>
      <w:fldSimple w:instr=" SEQ Ilustración \* ARABIC ">
        <w:r w:rsidR="00BB7C15">
          <w:rPr>
            <w:noProof/>
          </w:rPr>
          <w:t>3</w:t>
        </w:r>
      </w:fldSimple>
      <w:r>
        <w:t xml:space="preserve"> Cadena de transformación</w:t>
      </w:r>
      <w:bookmarkEnd w:id="26"/>
      <w:bookmarkEnd w:id="27"/>
    </w:p>
    <w:p w14:paraId="18E45FD6" w14:textId="61A324BE" w:rsidR="0035259A" w:rsidRDefault="0035259A" w:rsidP="0035259A"/>
    <w:p w14:paraId="71A7A68E" w14:textId="2BB34241" w:rsidR="00B47A03" w:rsidRPr="00697FF4" w:rsidRDefault="00DF7D2E" w:rsidP="00964B83">
      <w:pPr>
        <w:pStyle w:val="Ttulo1"/>
        <w:rPr>
          <w:sz w:val="22"/>
          <w:szCs w:val="22"/>
        </w:rPr>
      </w:pPr>
      <w:r>
        <w:rPr>
          <w:caps w:val="0"/>
          <w:sz w:val="22"/>
          <w:szCs w:val="22"/>
        </w:rPr>
        <w:t>PREPARACIÓN DEL AMBIENTE</w:t>
      </w:r>
    </w:p>
    <w:p w14:paraId="06EFB712" w14:textId="77777777" w:rsidR="00486205" w:rsidRDefault="00486205" w:rsidP="00671B4F">
      <w:pPr>
        <w:spacing w:after="0" w:line="240" w:lineRule="auto"/>
        <w:jc w:val="both"/>
        <w:rPr>
          <w:rFonts w:ascii="Arial" w:hAnsi="Arial" w:cs="Arial"/>
          <w:sz w:val="20"/>
          <w:szCs w:val="20"/>
          <w:lang w:eastAsia="es-ES"/>
        </w:rPr>
      </w:pPr>
    </w:p>
    <w:p w14:paraId="20C9E02A" w14:textId="77777777" w:rsidR="00FE321B" w:rsidRDefault="00505482" w:rsidP="00671B4F">
      <w:pPr>
        <w:spacing w:after="0" w:line="240" w:lineRule="auto"/>
        <w:jc w:val="both"/>
        <w:rPr>
          <w:rFonts w:ascii="Arial" w:hAnsi="Arial" w:cs="Arial"/>
          <w:lang w:eastAsia="es-ES"/>
        </w:rPr>
      </w:pPr>
      <w:r w:rsidRPr="00697FF4">
        <w:rPr>
          <w:rFonts w:ascii="Arial" w:hAnsi="Arial" w:cs="Arial"/>
          <w:lang w:eastAsia="es-ES"/>
        </w:rPr>
        <w:lastRenderedPageBreak/>
        <w:t xml:space="preserve">Esta herramienta se </w:t>
      </w:r>
      <w:r w:rsidR="00F41181" w:rsidRPr="00697FF4">
        <w:rPr>
          <w:rFonts w:ascii="Arial" w:hAnsi="Arial" w:cs="Arial"/>
          <w:lang w:eastAsia="es-ES"/>
        </w:rPr>
        <w:t>implementó</w:t>
      </w:r>
      <w:r w:rsidRPr="00697FF4">
        <w:rPr>
          <w:rFonts w:ascii="Arial" w:hAnsi="Arial" w:cs="Arial"/>
          <w:lang w:eastAsia="es-ES"/>
        </w:rPr>
        <w:t xml:space="preserve"> en el IDE Eclipse</w:t>
      </w:r>
      <w:r w:rsidR="00FE321B">
        <w:rPr>
          <w:rFonts w:ascii="Arial" w:hAnsi="Arial" w:cs="Arial"/>
          <w:lang w:eastAsia="es-ES"/>
        </w:rPr>
        <w:t xml:space="preserve"> </w:t>
      </w:r>
      <w:proofErr w:type="spellStart"/>
      <w:r w:rsidR="00FE321B">
        <w:rPr>
          <w:rFonts w:ascii="Arial" w:hAnsi="Arial" w:cs="Arial"/>
          <w:lang w:eastAsia="es-ES"/>
        </w:rPr>
        <w:t>Epsilon</w:t>
      </w:r>
      <w:proofErr w:type="spellEnd"/>
      <w:r w:rsidRPr="00697FF4">
        <w:rPr>
          <w:rFonts w:ascii="Arial" w:hAnsi="Arial" w:cs="Arial"/>
          <w:lang w:eastAsia="es-ES"/>
        </w:rPr>
        <w:t xml:space="preserve"> configurado con los </w:t>
      </w:r>
      <w:proofErr w:type="spellStart"/>
      <w:r w:rsidRPr="00697FF4">
        <w:rPr>
          <w:rFonts w:ascii="Arial" w:hAnsi="Arial" w:cs="Arial"/>
          <w:lang w:eastAsia="es-ES"/>
        </w:rPr>
        <w:t>plugins</w:t>
      </w:r>
      <w:proofErr w:type="spellEnd"/>
      <w:r w:rsidRPr="00697FF4">
        <w:rPr>
          <w:rFonts w:ascii="Arial" w:hAnsi="Arial" w:cs="Arial"/>
          <w:lang w:eastAsia="es-ES"/>
        </w:rPr>
        <w:t xml:space="preserve"> de </w:t>
      </w:r>
      <w:r w:rsidR="00FE321B">
        <w:rPr>
          <w:rFonts w:ascii="Arial" w:hAnsi="Arial" w:cs="Arial"/>
          <w:lang w:eastAsia="es-ES"/>
        </w:rPr>
        <w:t xml:space="preserve">Sirius y </w:t>
      </w:r>
      <w:proofErr w:type="spellStart"/>
      <w:r w:rsidR="00FE321B">
        <w:rPr>
          <w:rFonts w:ascii="Arial" w:hAnsi="Arial" w:cs="Arial"/>
          <w:lang w:eastAsia="es-ES"/>
        </w:rPr>
        <w:t>Xtext</w:t>
      </w:r>
      <w:proofErr w:type="spellEnd"/>
      <w:r w:rsidRPr="00697FF4">
        <w:rPr>
          <w:rFonts w:ascii="Arial" w:hAnsi="Arial" w:cs="Arial"/>
          <w:lang w:eastAsia="es-ES"/>
        </w:rPr>
        <w:t>.</w:t>
      </w:r>
      <w:r w:rsidR="00486205" w:rsidRPr="00697FF4">
        <w:rPr>
          <w:rFonts w:ascii="Arial" w:hAnsi="Arial" w:cs="Arial"/>
          <w:lang w:eastAsia="es-ES"/>
        </w:rPr>
        <w:t xml:space="preserve"> </w:t>
      </w:r>
      <w:r w:rsidR="00FE321B">
        <w:rPr>
          <w:rFonts w:ascii="Arial" w:hAnsi="Arial" w:cs="Arial"/>
          <w:lang w:eastAsia="es-ES"/>
        </w:rPr>
        <w:t>Requiere Java 8. A continuación se listan las configuraciones que requiere el ambiente para su ejecución.</w:t>
      </w:r>
    </w:p>
    <w:p w14:paraId="2FC31482" w14:textId="77777777" w:rsidR="00FE321B" w:rsidRDefault="00FE321B" w:rsidP="00671B4F">
      <w:pPr>
        <w:spacing w:after="0" w:line="240" w:lineRule="auto"/>
        <w:jc w:val="both"/>
        <w:rPr>
          <w:rFonts w:ascii="Arial" w:hAnsi="Arial" w:cs="Arial"/>
          <w:lang w:eastAsia="es-ES"/>
        </w:rPr>
      </w:pPr>
    </w:p>
    <w:p w14:paraId="16F95923" w14:textId="3F1A9DA7" w:rsidR="00FE321B" w:rsidRDefault="00FE321B" w:rsidP="00FE321B">
      <w:pPr>
        <w:pStyle w:val="Prrafodelista"/>
        <w:numPr>
          <w:ilvl w:val="0"/>
          <w:numId w:val="25"/>
        </w:numPr>
        <w:spacing w:after="0" w:line="240" w:lineRule="auto"/>
        <w:jc w:val="both"/>
        <w:rPr>
          <w:rFonts w:ascii="Arial" w:hAnsi="Arial" w:cs="Arial"/>
          <w:lang w:eastAsia="es-ES"/>
        </w:rPr>
      </w:pPr>
      <w:r>
        <w:rPr>
          <w:rFonts w:ascii="Arial" w:hAnsi="Arial" w:cs="Arial"/>
          <w:lang w:eastAsia="es-ES"/>
        </w:rPr>
        <w:t>Se debe tener instalada una versión de Java versión 1.8 o superior.</w:t>
      </w:r>
    </w:p>
    <w:p w14:paraId="7B1EF68B" w14:textId="5D7666FF" w:rsidR="00FE321B" w:rsidRDefault="00FE321B" w:rsidP="00FE321B">
      <w:pPr>
        <w:pStyle w:val="Prrafodelista"/>
        <w:numPr>
          <w:ilvl w:val="0"/>
          <w:numId w:val="25"/>
        </w:numPr>
        <w:spacing w:after="0" w:line="240" w:lineRule="auto"/>
        <w:jc w:val="both"/>
        <w:rPr>
          <w:rFonts w:ascii="Arial" w:hAnsi="Arial" w:cs="Arial"/>
          <w:lang w:eastAsia="es-ES"/>
        </w:rPr>
      </w:pPr>
      <w:r>
        <w:rPr>
          <w:rFonts w:ascii="Arial" w:hAnsi="Arial" w:cs="Arial"/>
          <w:lang w:eastAsia="es-ES"/>
        </w:rPr>
        <w:t xml:space="preserve">Descargar la última versión de Eclipse </w:t>
      </w:r>
      <w:proofErr w:type="spellStart"/>
      <w:r>
        <w:rPr>
          <w:rFonts w:ascii="Arial" w:hAnsi="Arial" w:cs="Arial"/>
          <w:lang w:eastAsia="es-ES"/>
        </w:rPr>
        <w:t>Epsilon</w:t>
      </w:r>
      <w:proofErr w:type="spellEnd"/>
      <w:r>
        <w:rPr>
          <w:rFonts w:ascii="Arial" w:hAnsi="Arial" w:cs="Arial"/>
          <w:lang w:eastAsia="es-ES"/>
        </w:rPr>
        <w:t>.</w:t>
      </w:r>
    </w:p>
    <w:p w14:paraId="225A3209" w14:textId="04362394" w:rsidR="00FE321B" w:rsidRDefault="00FE321B" w:rsidP="00FE321B">
      <w:pPr>
        <w:pStyle w:val="Prrafodelista"/>
        <w:numPr>
          <w:ilvl w:val="0"/>
          <w:numId w:val="25"/>
        </w:numPr>
        <w:spacing w:after="0" w:line="240" w:lineRule="auto"/>
        <w:jc w:val="both"/>
        <w:rPr>
          <w:rFonts w:ascii="Arial" w:hAnsi="Arial" w:cs="Arial"/>
          <w:lang w:eastAsia="es-ES"/>
        </w:rPr>
      </w:pPr>
      <w:r>
        <w:rPr>
          <w:rFonts w:ascii="Arial" w:hAnsi="Arial" w:cs="Arial"/>
          <w:lang w:eastAsia="es-ES"/>
        </w:rPr>
        <w:t xml:space="preserve">Instalar los </w:t>
      </w:r>
      <w:proofErr w:type="spellStart"/>
      <w:r>
        <w:rPr>
          <w:rFonts w:ascii="Arial" w:hAnsi="Arial" w:cs="Arial"/>
          <w:lang w:eastAsia="es-ES"/>
        </w:rPr>
        <w:t>plugins</w:t>
      </w:r>
      <w:proofErr w:type="spellEnd"/>
      <w:r>
        <w:rPr>
          <w:rFonts w:ascii="Arial" w:hAnsi="Arial" w:cs="Arial"/>
          <w:lang w:eastAsia="es-ES"/>
        </w:rPr>
        <w:t xml:space="preserve"> de Sirius y </w:t>
      </w:r>
      <w:proofErr w:type="spellStart"/>
      <w:r>
        <w:rPr>
          <w:rFonts w:ascii="Arial" w:hAnsi="Arial" w:cs="Arial"/>
          <w:lang w:eastAsia="es-ES"/>
        </w:rPr>
        <w:t>Xtext</w:t>
      </w:r>
      <w:proofErr w:type="spellEnd"/>
      <w:r>
        <w:rPr>
          <w:rFonts w:ascii="Arial" w:hAnsi="Arial" w:cs="Arial"/>
          <w:lang w:eastAsia="es-ES"/>
        </w:rPr>
        <w:t xml:space="preserve">. Esta configuración se hace por la opción </w:t>
      </w:r>
      <w:proofErr w:type="spellStart"/>
      <w:r w:rsidR="000F2300">
        <w:rPr>
          <w:rFonts w:ascii="Arial" w:hAnsi="Arial" w:cs="Arial"/>
          <w:lang w:eastAsia="es-ES"/>
        </w:rPr>
        <w:t>Help</w:t>
      </w:r>
      <w:proofErr w:type="spellEnd"/>
      <w:r w:rsidR="000F2300">
        <w:rPr>
          <w:rFonts w:ascii="Arial" w:hAnsi="Arial" w:cs="Arial"/>
          <w:lang w:eastAsia="es-ES"/>
        </w:rPr>
        <w:t>/Eclipse Marketplace</w:t>
      </w:r>
      <w:r w:rsidR="00BB7C15">
        <w:rPr>
          <w:rFonts w:ascii="Arial" w:hAnsi="Arial" w:cs="Arial"/>
          <w:lang w:eastAsia="es-ES"/>
        </w:rPr>
        <w:t>,</w:t>
      </w:r>
      <w:r w:rsidR="000F2300">
        <w:rPr>
          <w:rFonts w:ascii="Arial" w:hAnsi="Arial" w:cs="Arial"/>
          <w:lang w:eastAsia="es-ES"/>
        </w:rPr>
        <w:t xml:space="preserve"> como se muestra en las</w:t>
      </w:r>
      <w:r w:rsidR="00BB7C15">
        <w:rPr>
          <w:rFonts w:ascii="Arial" w:hAnsi="Arial" w:cs="Arial"/>
          <w:lang w:eastAsia="es-ES"/>
        </w:rPr>
        <w:t xml:space="preserve"> siguientes</w:t>
      </w:r>
      <w:r w:rsidR="000F2300">
        <w:rPr>
          <w:rFonts w:ascii="Arial" w:hAnsi="Arial" w:cs="Arial"/>
          <w:lang w:eastAsia="es-ES"/>
        </w:rPr>
        <w:t xml:space="preserve"> figuras</w:t>
      </w:r>
      <w:r w:rsidR="00BB7C15">
        <w:rPr>
          <w:rFonts w:ascii="Arial" w:hAnsi="Arial" w:cs="Arial"/>
          <w:lang w:eastAsia="es-ES"/>
        </w:rPr>
        <w:t>:</w:t>
      </w:r>
      <w:r w:rsidR="000F2300">
        <w:rPr>
          <w:rFonts w:ascii="Arial" w:hAnsi="Arial" w:cs="Arial"/>
          <w:lang w:eastAsia="es-ES"/>
        </w:rPr>
        <w:t xml:space="preserve"> </w:t>
      </w:r>
      <w:r w:rsidR="00BB7C15">
        <w:rPr>
          <w:rFonts w:ascii="Arial" w:hAnsi="Arial" w:cs="Arial"/>
          <w:lang w:eastAsia="es-ES"/>
        </w:rPr>
        <w:fldChar w:fldCharType="begin"/>
      </w:r>
      <w:r w:rsidR="00BB7C15">
        <w:rPr>
          <w:rFonts w:ascii="Arial" w:hAnsi="Arial" w:cs="Arial"/>
          <w:lang w:eastAsia="es-ES"/>
        </w:rPr>
        <w:instrText xml:space="preserve"> REF _Ref65513387 \h </w:instrText>
      </w:r>
      <w:r w:rsidR="00BB7C15">
        <w:rPr>
          <w:rFonts w:ascii="Arial" w:hAnsi="Arial" w:cs="Arial"/>
          <w:lang w:eastAsia="es-ES"/>
        </w:rPr>
      </w:r>
      <w:r w:rsidR="00BB7C15">
        <w:rPr>
          <w:rFonts w:ascii="Arial" w:hAnsi="Arial" w:cs="Arial"/>
          <w:lang w:eastAsia="es-ES"/>
        </w:rPr>
        <w:fldChar w:fldCharType="separate"/>
      </w:r>
      <w:r w:rsidR="00BB7C15">
        <w:t xml:space="preserve">Ilustración </w:t>
      </w:r>
      <w:r w:rsidR="00BB7C15">
        <w:rPr>
          <w:noProof/>
        </w:rPr>
        <w:t>4</w:t>
      </w:r>
      <w:r w:rsidR="00BB7C15">
        <w:t xml:space="preserve"> Instalación del plugin de Sirius</w:t>
      </w:r>
      <w:r w:rsidR="00BB7C15">
        <w:rPr>
          <w:rFonts w:ascii="Arial" w:hAnsi="Arial" w:cs="Arial"/>
          <w:lang w:eastAsia="es-ES"/>
        </w:rPr>
        <w:fldChar w:fldCharType="end"/>
      </w:r>
      <w:r w:rsidR="00BB7C15">
        <w:rPr>
          <w:rFonts w:ascii="Arial" w:hAnsi="Arial" w:cs="Arial"/>
          <w:lang w:eastAsia="es-ES"/>
        </w:rPr>
        <w:t xml:space="preserve"> e</w:t>
      </w:r>
      <w:r w:rsidR="000F2300">
        <w:rPr>
          <w:rFonts w:ascii="Arial" w:hAnsi="Arial" w:cs="Arial"/>
          <w:lang w:eastAsia="es-ES"/>
        </w:rPr>
        <w:t xml:space="preserve"> </w:t>
      </w:r>
      <w:r w:rsidR="00BB7C15">
        <w:rPr>
          <w:rFonts w:ascii="Arial" w:hAnsi="Arial" w:cs="Arial"/>
          <w:lang w:eastAsia="es-ES"/>
        </w:rPr>
        <w:fldChar w:fldCharType="begin"/>
      </w:r>
      <w:r w:rsidR="00BB7C15">
        <w:rPr>
          <w:rFonts w:ascii="Arial" w:hAnsi="Arial" w:cs="Arial"/>
          <w:lang w:eastAsia="es-ES"/>
        </w:rPr>
        <w:instrText xml:space="preserve"> REF _Ref65513411 \h </w:instrText>
      </w:r>
      <w:r w:rsidR="00BB7C15">
        <w:rPr>
          <w:rFonts w:ascii="Arial" w:hAnsi="Arial" w:cs="Arial"/>
          <w:lang w:eastAsia="es-ES"/>
        </w:rPr>
      </w:r>
      <w:r w:rsidR="00BB7C15">
        <w:rPr>
          <w:rFonts w:ascii="Arial" w:hAnsi="Arial" w:cs="Arial"/>
          <w:lang w:eastAsia="es-ES"/>
        </w:rPr>
        <w:fldChar w:fldCharType="separate"/>
      </w:r>
      <w:r w:rsidR="00BB7C15">
        <w:t xml:space="preserve">Ilustración </w:t>
      </w:r>
      <w:r w:rsidR="00BB7C15">
        <w:rPr>
          <w:noProof/>
        </w:rPr>
        <w:t>5</w:t>
      </w:r>
      <w:r w:rsidR="00BB7C15">
        <w:t xml:space="preserve"> Instalación del plugin de </w:t>
      </w:r>
      <w:proofErr w:type="spellStart"/>
      <w:r w:rsidR="00BB7C15">
        <w:t>Xtext</w:t>
      </w:r>
      <w:proofErr w:type="spellEnd"/>
      <w:r w:rsidR="00BB7C15">
        <w:t>.</w:t>
      </w:r>
      <w:r w:rsidR="00BB7C15">
        <w:rPr>
          <w:rFonts w:ascii="Arial" w:hAnsi="Arial" w:cs="Arial"/>
          <w:lang w:eastAsia="es-ES"/>
        </w:rPr>
        <w:fldChar w:fldCharType="end"/>
      </w:r>
    </w:p>
    <w:p w14:paraId="2BFF8510" w14:textId="77777777" w:rsidR="008936F4" w:rsidRDefault="008936F4" w:rsidP="008936F4">
      <w:pPr>
        <w:pStyle w:val="Prrafodelista"/>
        <w:spacing w:after="0" w:line="240" w:lineRule="auto"/>
        <w:jc w:val="both"/>
        <w:rPr>
          <w:rFonts w:ascii="Arial" w:hAnsi="Arial" w:cs="Arial"/>
          <w:lang w:eastAsia="es-ES"/>
        </w:rPr>
      </w:pPr>
    </w:p>
    <w:p w14:paraId="71A14C69" w14:textId="77777777" w:rsidR="00BB7C15" w:rsidRDefault="00BB7C15" w:rsidP="00BB7C15">
      <w:pPr>
        <w:keepNext/>
        <w:spacing w:after="0" w:line="240" w:lineRule="auto"/>
        <w:jc w:val="center"/>
      </w:pPr>
      <w:r>
        <w:rPr>
          <w:noProof/>
        </w:rPr>
        <w:drawing>
          <wp:inline distT="0" distB="0" distL="0" distR="0" wp14:anchorId="2F8D81DA" wp14:editId="1889BD2C">
            <wp:extent cx="4884420" cy="4320540"/>
            <wp:effectExtent l="0" t="0" r="0" b="3810"/>
            <wp:docPr id="4" name="Imagen 4"/>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stretch>
                      <a:fillRect/>
                    </a:stretch>
                  </pic:blipFill>
                  <pic:spPr>
                    <a:xfrm>
                      <a:off x="0" y="0"/>
                      <a:ext cx="4884420" cy="4320540"/>
                    </a:xfrm>
                    <a:prstGeom prst="rect">
                      <a:avLst/>
                    </a:prstGeom>
                  </pic:spPr>
                </pic:pic>
              </a:graphicData>
            </a:graphic>
          </wp:inline>
        </w:drawing>
      </w:r>
    </w:p>
    <w:p w14:paraId="7E1D35BA" w14:textId="685FBF98" w:rsidR="00BB7C15" w:rsidRDefault="00BB7C15" w:rsidP="00BB7C15">
      <w:pPr>
        <w:pStyle w:val="Descripcin"/>
        <w:jc w:val="center"/>
      </w:pPr>
      <w:bookmarkStart w:id="28" w:name="_Ref65513387"/>
      <w:r>
        <w:t xml:space="preserve">Ilustración </w:t>
      </w:r>
      <w:fldSimple w:instr=" SEQ Ilustración \* ARABIC ">
        <w:r>
          <w:rPr>
            <w:noProof/>
          </w:rPr>
          <w:t>4</w:t>
        </w:r>
      </w:fldSimple>
      <w:r>
        <w:t xml:space="preserve"> Instalación del plugin de Sirius</w:t>
      </w:r>
      <w:bookmarkEnd w:id="28"/>
    </w:p>
    <w:p w14:paraId="5359EFAC" w14:textId="77777777" w:rsidR="00BB7C15" w:rsidRDefault="00BB7C15" w:rsidP="00BB7C15">
      <w:pPr>
        <w:keepNext/>
        <w:jc w:val="center"/>
      </w:pPr>
      <w:r>
        <w:rPr>
          <w:noProof/>
        </w:rPr>
        <w:lastRenderedPageBreak/>
        <w:drawing>
          <wp:inline distT="0" distB="0" distL="0" distR="0" wp14:anchorId="0CD75896" wp14:editId="3462F188">
            <wp:extent cx="4046220" cy="4411980"/>
            <wp:effectExtent l="0" t="0" r="0" b="7620"/>
            <wp:docPr id="6" name="Imagen 6"/>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stretch>
                      <a:fillRect/>
                    </a:stretch>
                  </pic:blipFill>
                  <pic:spPr>
                    <a:xfrm>
                      <a:off x="0" y="0"/>
                      <a:ext cx="4046220" cy="4411980"/>
                    </a:xfrm>
                    <a:prstGeom prst="rect">
                      <a:avLst/>
                    </a:prstGeom>
                  </pic:spPr>
                </pic:pic>
              </a:graphicData>
            </a:graphic>
          </wp:inline>
        </w:drawing>
      </w:r>
    </w:p>
    <w:p w14:paraId="66B04CC1" w14:textId="6AE071B8" w:rsidR="00BB7C15" w:rsidRDefault="00BB7C15" w:rsidP="00BB7C15">
      <w:pPr>
        <w:pStyle w:val="Descripcin"/>
        <w:jc w:val="center"/>
        <w:rPr>
          <w:lang w:eastAsia="es-ES"/>
        </w:rPr>
      </w:pPr>
      <w:bookmarkStart w:id="29" w:name="_Ref65513411"/>
      <w:r>
        <w:t xml:space="preserve">Ilustración </w:t>
      </w:r>
      <w:fldSimple w:instr=" SEQ Ilustración \* ARABIC ">
        <w:r>
          <w:rPr>
            <w:noProof/>
          </w:rPr>
          <w:t>5</w:t>
        </w:r>
      </w:fldSimple>
      <w:r>
        <w:t xml:space="preserve"> Instalación del plugin de </w:t>
      </w:r>
      <w:proofErr w:type="spellStart"/>
      <w:r>
        <w:t>Xtex</w:t>
      </w:r>
      <w:bookmarkEnd w:id="29"/>
      <w:r w:rsidR="00F5684B">
        <w:t>t</w:t>
      </w:r>
      <w:proofErr w:type="spellEnd"/>
    </w:p>
    <w:p w14:paraId="3982D15F" w14:textId="72E7CA08" w:rsidR="00486205" w:rsidRDefault="00486205" w:rsidP="00671B4F">
      <w:pPr>
        <w:spacing w:after="0" w:line="240" w:lineRule="auto"/>
        <w:jc w:val="both"/>
        <w:rPr>
          <w:rFonts w:ascii="Arial" w:hAnsi="Arial" w:cs="Arial"/>
          <w:sz w:val="20"/>
          <w:szCs w:val="20"/>
          <w:lang w:eastAsia="es-ES"/>
        </w:rPr>
      </w:pPr>
      <w:bookmarkStart w:id="30" w:name="_GoBack"/>
      <w:bookmarkEnd w:id="30"/>
    </w:p>
    <w:p w14:paraId="413E8EAA" w14:textId="7B924CF1" w:rsidR="00F41181" w:rsidRDefault="00C0772D" w:rsidP="00F41181">
      <w:pPr>
        <w:pStyle w:val="Ttulo1"/>
      </w:pPr>
      <w:bookmarkStart w:id="31" w:name="_Toc65255424"/>
      <w:r>
        <w:rPr>
          <w:caps w:val="0"/>
        </w:rPr>
        <w:t>CONFIGURACIÓN DE LOS PROYECTOS</w:t>
      </w:r>
      <w:bookmarkEnd w:id="31"/>
    </w:p>
    <w:p w14:paraId="230A92F3" w14:textId="77777777" w:rsidR="00486205" w:rsidRPr="00671B4F" w:rsidRDefault="00486205" w:rsidP="00671B4F">
      <w:pPr>
        <w:spacing w:after="0" w:line="240" w:lineRule="auto"/>
        <w:jc w:val="both"/>
        <w:rPr>
          <w:rFonts w:ascii="Arial" w:hAnsi="Arial" w:cs="Arial"/>
          <w:sz w:val="20"/>
          <w:szCs w:val="20"/>
          <w:lang w:eastAsia="es-ES"/>
        </w:rPr>
      </w:pPr>
    </w:p>
    <w:p w14:paraId="49A24AF5" w14:textId="1E0CC7D6" w:rsidR="00CA25E9" w:rsidRDefault="00B21AD6" w:rsidP="00AC61BC">
      <w:pPr>
        <w:spacing w:after="0" w:line="240" w:lineRule="auto"/>
        <w:jc w:val="both"/>
        <w:rPr>
          <w:rFonts w:ascii="Arial" w:hAnsi="Arial" w:cs="Arial"/>
          <w:sz w:val="20"/>
          <w:szCs w:val="20"/>
          <w:lang w:eastAsia="es-ES"/>
        </w:rPr>
      </w:pPr>
      <w:r w:rsidRPr="00021D92">
        <w:rPr>
          <w:rFonts w:ascii="Arial" w:hAnsi="Arial" w:cs="Arial"/>
          <w:lang w:eastAsia="es-ES"/>
        </w:rPr>
        <w:t xml:space="preserve">Se abre el Eclipse </w:t>
      </w:r>
      <w:proofErr w:type="spellStart"/>
      <w:r w:rsidRPr="00021D92">
        <w:rPr>
          <w:rFonts w:ascii="Arial" w:hAnsi="Arial" w:cs="Arial"/>
          <w:lang w:eastAsia="es-ES"/>
        </w:rPr>
        <w:t>Epsilon</w:t>
      </w:r>
      <w:proofErr w:type="spellEnd"/>
      <w:r w:rsidRPr="00021D92">
        <w:rPr>
          <w:rFonts w:ascii="Arial" w:hAnsi="Arial" w:cs="Arial"/>
          <w:lang w:eastAsia="es-ES"/>
        </w:rPr>
        <w:t xml:space="preserve"> y se</w:t>
      </w:r>
      <w:r w:rsidR="003A5386" w:rsidRPr="00021D92">
        <w:rPr>
          <w:rFonts w:ascii="Arial" w:hAnsi="Arial" w:cs="Arial"/>
          <w:lang w:eastAsia="es-ES"/>
        </w:rPr>
        <w:t xml:space="preserve"> </w:t>
      </w:r>
      <w:r w:rsidR="00F41181" w:rsidRPr="00021D92">
        <w:rPr>
          <w:rFonts w:ascii="Arial" w:hAnsi="Arial" w:cs="Arial"/>
          <w:lang w:eastAsia="es-ES"/>
        </w:rPr>
        <w:t>impo</w:t>
      </w:r>
      <w:r w:rsidRPr="00021D92">
        <w:rPr>
          <w:rFonts w:ascii="Arial" w:hAnsi="Arial" w:cs="Arial"/>
          <w:lang w:eastAsia="es-ES"/>
        </w:rPr>
        <w:t>r</w:t>
      </w:r>
      <w:r w:rsidR="00F41181" w:rsidRPr="00021D92">
        <w:rPr>
          <w:rFonts w:ascii="Arial" w:hAnsi="Arial" w:cs="Arial"/>
          <w:lang w:eastAsia="es-ES"/>
        </w:rPr>
        <w:t>ta</w:t>
      </w:r>
      <w:r w:rsidRPr="00021D92">
        <w:rPr>
          <w:rFonts w:ascii="Arial" w:hAnsi="Arial" w:cs="Arial"/>
          <w:lang w:eastAsia="es-ES"/>
        </w:rPr>
        <w:t xml:space="preserve">n los proyectos contenidos en la carpeta </w:t>
      </w:r>
      <w:proofErr w:type="spellStart"/>
      <w:r w:rsidRPr="00021D92">
        <w:rPr>
          <w:rFonts w:ascii="Arial" w:hAnsi="Arial" w:cs="Arial"/>
          <w:lang w:eastAsia="es-ES"/>
        </w:rPr>
        <w:t>genedorCodigo</w:t>
      </w:r>
      <w:proofErr w:type="spellEnd"/>
      <w:r w:rsidRPr="00021D92">
        <w:rPr>
          <w:rFonts w:ascii="Arial" w:hAnsi="Arial" w:cs="Arial"/>
          <w:lang w:eastAsia="es-ES"/>
        </w:rPr>
        <w:t xml:space="preserve">, a excepción del que tiene el nombre </w:t>
      </w:r>
      <w:proofErr w:type="spellStart"/>
      <w:r w:rsidRPr="00021D92">
        <w:rPr>
          <w:rFonts w:ascii="Arial" w:hAnsi="Arial" w:cs="Arial"/>
          <w:lang w:eastAsia="es-ES"/>
        </w:rPr>
        <w:t>CadenaArquitectura</w:t>
      </w:r>
      <w:proofErr w:type="spellEnd"/>
      <w:r w:rsidRPr="00021D92">
        <w:rPr>
          <w:rFonts w:ascii="Arial" w:hAnsi="Arial" w:cs="Arial"/>
          <w:lang w:eastAsia="es-ES"/>
        </w:rPr>
        <w:t>, como se muestra en la</w:t>
      </w:r>
      <w:r>
        <w:rPr>
          <w:rFonts w:ascii="Arial" w:hAnsi="Arial" w:cs="Arial"/>
          <w:sz w:val="20"/>
          <w:szCs w:val="20"/>
          <w:lang w:eastAsia="es-ES"/>
        </w:rPr>
        <w:t xml:space="preserve"> </w:t>
      </w:r>
      <w:r>
        <w:rPr>
          <w:rFonts w:ascii="Arial" w:hAnsi="Arial" w:cs="Arial"/>
          <w:sz w:val="20"/>
          <w:szCs w:val="20"/>
          <w:lang w:eastAsia="es-ES"/>
        </w:rPr>
        <w:fldChar w:fldCharType="begin"/>
      </w:r>
      <w:r>
        <w:rPr>
          <w:rFonts w:ascii="Arial" w:hAnsi="Arial" w:cs="Arial"/>
          <w:sz w:val="20"/>
          <w:szCs w:val="20"/>
          <w:lang w:eastAsia="es-ES"/>
        </w:rPr>
        <w:instrText xml:space="preserve"> REF _Ref65139392 \h </w:instrText>
      </w:r>
      <w:r>
        <w:rPr>
          <w:rFonts w:ascii="Arial" w:hAnsi="Arial" w:cs="Arial"/>
          <w:sz w:val="20"/>
          <w:szCs w:val="20"/>
          <w:lang w:eastAsia="es-ES"/>
        </w:rPr>
      </w:r>
      <w:r>
        <w:rPr>
          <w:rFonts w:ascii="Arial" w:hAnsi="Arial" w:cs="Arial"/>
          <w:sz w:val="20"/>
          <w:szCs w:val="20"/>
          <w:lang w:eastAsia="es-ES"/>
        </w:rPr>
        <w:fldChar w:fldCharType="separate"/>
      </w:r>
      <w:r>
        <w:t xml:space="preserve">Ilustración </w:t>
      </w:r>
      <w:r>
        <w:rPr>
          <w:noProof/>
        </w:rPr>
        <w:t>4</w:t>
      </w:r>
      <w:r>
        <w:t xml:space="preserve"> Importación de proyectos en la instancia 1 de Eclipse</w:t>
      </w:r>
      <w:r>
        <w:rPr>
          <w:rFonts w:ascii="Arial" w:hAnsi="Arial" w:cs="Arial"/>
          <w:sz w:val="20"/>
          <w:szCs w:val="20"/>
          <w:lang w:eastAsia="es-ES"/>
        </w:rPr>
        <w:fldChar w:fldCharType="end"/>
      </w:r>
      <w:r>
        <w:rPr>
          <w:rFonts w:ascii="Arial" w:hAnsi="Arial" w:cs="Arial"/>
          <w:sz w:val="20"/>
          <w:szCs w:val="20"/>
          <w:lang w:eastAsia="es-ES"/>
        </w:rPr>
        <w:t xml:space="preserve">. </w:t>
      </w:r>
      <w:r w:rsidR="00041B4F" w:rsidRPr="00697FF4">
        <w:rPr>
          <w:rFonts w:ascii="Arial" w:hAnsi="Arial" w:cs="Arial"/>
          <w:lang w:eastAsia="es-ES"/>
        </w:rPr>
        <w:t xml:space="preserve">Una vez se han importado los proyectos en esta primera instancia se da clic derecho sobre el proyecto </w:t>
      </w:r>
      <w:proofErr w:type="spellStart"/>
      <w:r w:rsidR="00041B4F" w:rsidRPr="00697FF4">
        <w:rPr>
          <w:rFonts w:ascii="Arial" w:hAnsi="Arial" w:cs="Arial"/>
          <w:b/>
          <w:lang w:eastAsia="es-ES"/>
        </w:rPr>
        <w:t>co.gov.dian.xtext.arquitecturadian.dsl.sql</w:t>
      </w:r>
      <w:proofErr w:type="spellEnd"/>
      <w:r w:rsidR="00041B4F" w:rsidRPr="00697FF4">
        <w:rPr>
          <w:rFonts w:ascii="Arial" w:hAnsi="Arial" w:cs="Arial"/>
          <w:lang w:eastAsia="es-ES"/>
        </w:rPr>
        <w:t xml:space="preserve"> como se muestra en </w:t>
      </w:r>
      <w:r w:rsidR="00AC391E" w:rsidRPr="00697FF4">
        <w:rPr>
          <w:rFonts w:ascii="Arial" w:hAnsi="Arial" w:cs="Arial"/>
          <w:lang w:eastAsia="es-ES"/>
        </w:rPr>
        <w:t>la</w:t>
      </w:r>
      <w:r w:rsidR="00AC391E">
        <w:rPr>
          <w:rFonts w:ascii="Arial" w:hAnsi="Arial" w:cs="Arial"/>
          <w:sz w:val="20"/>
          <w:szCs w:val="20"/>
          <w:lang w:eastAsia="es-ES"/>
        </w:rPr>
        <w:t xml:space="preserve"> </w:t>
      </w:r>
      <w:r w:rsidR="00AC391E">
        <w:rPr>
          <w:rFonts w:ascii="Arial" w:hAnsi="Arial" w:cs="Arial"/>
          <w:sz w:val="20"/>
          <w:szCs w:val="20"/>
          <w:lang w:eastAsia="es-ES"/>
        </w:rPr>
        <w:fldChar w:fldCharType="begin"/>
      </w:r>
      <w:r w:rsidR="00AC391E">
        <w:rPr>
          <w:rFonts w:ascii="Arial" w:hAnsi="Arial" w:cs="Arial"/>
          <w:sz w:val="20"/>
          <w:szCs w:val="20"/>
          <w:lang w:eastAsia="es-ES"/>
        </w:rPr>
        <w:instrText xml:space="preserve"> REF _Ref65170470 \h </w:instrText>
      </w:r>
      <w:r w:rsidR="00AC391E">
        <w:rPr>
          <w:rFonts w:ascii="Arial" w:hAnsi="Arial" w:cs="Arial"/>
          <w:sz w:val="20"/>
          <w:szCs w:val="20"/>
          <w:lang w:eastAsia="es-ES"/>
        </w:rPr>
      </w:r>
      <w:r w:rsidR="00AC391E">
        <w:rPr>
          <w:rFonts w:ascii="Arial" w:hAnsi="Arial" w:cs="Arial"/>
          <w:sz w:val="20"/>
          <w:szCs w:val="20"/>
          <w:lang w:eastAsia="es-ES"/>
        </w:rPr>
        <w:fldChar w:fldCharType="separate"/>
      </w:r>
      <w:r w:rsidR="00AC391E">
        <w:t xml:space="preserve">Ilustración </w:t>
      </w:r>
      <w:r w:rsidR="00AC391E">
        <w:rPr>
          <w:noProof/>
        </w:rPr>
        <w:t>5</w:t>
      </w:r>
      <w:r w:rsidR="00AC391E">
        <w:t xml:space="preserve"> Ejecución de la segunda instancia de Eclipse</w:t>
      </w:r>
      <w:r w:rsidR="00AC391E">
        <w:rPr>
          <w:rFonts w:ascii="Arial" w:hAnsi="Arial" w:cs="Arial"/>
          <w:sz w:val="20"/>
          <w:szCs w:val="20"/>
          <w:lang w:eastAsia="es-ES"/>
        </w:rPr>
        <w:fldChar w:fldCharType="end"/>
      </w:r>
      <w:r w:rsidR="00AC391E">
        <w:rPr>
          <w:rFonts w:ascii="Arial" w:hAnsi="Arial" w:cs="Arial"/>
          <w:sz w:val="20"/>
          <w:szCs w:val="20"/>
          <w:lang w:eastAsia="es-ES"/>
        </w:rPr>
        <w:t>.</w:t>
      </w:r>
    </w:p>
    <w:p w14:paraId="2FD668F0" w14:textId="4F84894A" w:rsidR="00B21AD6" w:rsidRDefault="00B21AD6" w:rsidP="00AC61BC">
      <w:pPr>
        <w:spacing w:after="0" w:line="240" w:lineRule="auto"/>
        <w:jc w:val="both"/>
        <w:rPr>
          <w:rFonts w:ascii="Arial" w:hAnsi="Arial" w:cs="Arial"/>
          <w:sz w:val="20"/>
          <w:szCs w:val="20"/>
          <w:lang w:eastAsia="es-ES"/>
        </w:rPr>
      </w:pPr>
    </w:p>
    <w:p w14:paraId="2A75C44A" w14:textId="0FE3A725" w:rsidR="00B21AD6" w:rsidRDefault="00921694" w:rsidP="00B21AD6">
      <w:pPr>
        <w:keepNext/>
        <w:spacing w:after="0" w:line="240" w:lineRule="auto"/>
        <w:jc w:val="center"/>
      </w:pPr>
      <w:r>
        <w:rPr>
          <w:noProof/>
        </w:rPr>
        <w:lastRenderedPageBreak/>
        <w:drawing>
          <wp:inline distT="0" distB="0" distL="0" distR="0" wp14:anchorId="2B8FE87F" wp14:editId="307797A0">
            <wp:extent cx="4396740" cy="6010069"/>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0219" cy="6028494"/>
                    </a:xfrm>
                    <a:prstGeom prst="rect">
                      <a:avLst/>
                    </a:prstGeom>
                  </pic:spPr>
                </pic:pic>
              </a:graphicData>
            </a:graphic>
          </wp:inline>
        </w:drawing>
      </w:r>
    </w:p>
    <w:p w14:paraId="2A93CE60" w14:textId="4330BBA4" w:rsidR="00B21AD6" w:rsidRDefault="00B21AD6" w:rsidP="00B21AD6">
      <w:pPr>
        <w:pStyle w:val="Descripcin"/>
        <w:jc w:val="center"/>
        <w:rPr>
          <w:rFonts w:ascii="Arial" w:hAnsi="Arial" w:cs="Arial"/>
          <w:sz w:val="20"/>
          <w:szCs w:val="20"/>
          <w:lang w:eastAsia="es-ES"/>
        </w:rPr>
      </w:pPr>
      <w:bookmarkStart w:id="32" w:name="_Ref65139392"/>
      <w:bookmarkStart w:id="33" w:name="_Toc65255440"/>
      <w:r>
        <w:t xml:space="preserve">Ilustración </w:t>
      </w:r>
      <w:fldSimple w:instr=" SEQ Ilustración \* ARABIC ">
        <w:r w:rsidR="00BB7C15">
          <w:rPr>
            <w:noProof/>
          </w:rPr>
          <w:t>6</w:t>
        </w:r>
      </w:fldSimple>
      <w:r>
        <w:t xml:space="preserve"> Importación de proyectos en la instancia 1 de Eclipse</w:t>
      </w:r>
      <w:bookmarkEnd w:id="32"/>
      <w:bookmarkEnd w:id="33"/>
    </w:p>
    <w:p w14:paraId="21009E9C" w14:textId="2CEBD245" w:rsidR="000B1AB9" w:rsidRDefault="00CA25E9" w:rsidP="00AC61BC">
      <w:pPr>
        <w:spacing w:after="0" w:line="240" w:lineRule="auto"/>
        <w:jc w:val="both"/>
        <w:rPr>
          <w:rFonts w:ascii="Arial" w:hAnsi="Arial" w:cs="Arial"/>
          <w:sz w:val="20"/>
          <w:szCs w:val="20"/>
          <w:lang w:eastAsia="es-ES"/>
        </w:rPr>
      </w:pPr>
      <w:r>
        <w:rPr>
          <w:rFonts w:ascii="Arial" w:hAnsi="Arial" w:cs="Arial"/>
          <w:sz w:val="20"/>
          <w:szCs w:val="20"/>
          <w:lang w:eastAsia="es-ES"/>
        </w:rPr>
        <w:t xml:space="preserve"> </w:t>
      </w:r>
    </w:p>
    <w:p w14:paraId="386C873B" w14:textId="77777777" w:rsidR="00041B4F" w:rsidRDefault="00041B4F" w:rsidP="00041B4F">
      <w:pPr>
        <w:keepNext/>
        <w:spacing w:after="0" w:line="240" w:lineRule="auto"/>
        <w:jc w:val="both"/>
      </w:pPr>
      <w:r>
        <w:rPr>
          <w:rFonts w:ascii="Arial" w:hAnsi="Arial" w:cs="Arial"/>
          <w:noProof/>
          <w:sz w:val="20"/>
          <w:szCs w:val="20"/>
          <w:lang w:eastAsia="es-ES"/>
        </w:rPr>
        <w:lastRenderedPageBreak/>
        <w:drawing>
          <wp:inline distT="0" distB="0" distL="0" distR="0" wp14:anchorId="360D6924" wp14:editId="6F05AC8E">
            <wp:extent cx="6324600" cy="4953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4600" cy="4953000"/>
                    </a:xfrm>
                    <a:prstGeom prst="rect">
                      <a:avLst/>
                    </a:prstGeom>
                    <a:noFill/>
                    <a:ln>
                      <a:noFill/>
                    </a:ln>
                  </pic:spPr>
                </pic:pic>
              </a:graphicData>
            </a:graphic>
          </wp:inline>
        </w:drawing>
      </w:r>
    </w:p>
    <w:p w14:paraId="6DEE6CBE" w14:textId="33D7C2E4" w:rsidR="00041B4F" w:rsidRDefault="00041B4F" w:rsidP="00041B4F">
      <w:pPr>
        <w:pStyle w:val="Descripcin"/>
        <w:jc w:val="center"/>
        <w:rPr>
          <w:rFonts w:ascii="Arial" w:hAnsi="Arial" w:cs="Arial"/>
          <w:sz w:val="20"/>
          <w:szCs w:val="20"/>
          <w:lang w:eastAsia="es-ES"/>
        </w:rPr>
      </w:pPr>
      <w:bookmarkStart w:id="34" w:name="_Ref65170470"/>
      <w:bookmarkStart w:id="35" w:name="_Toc65255441"/>
      <w:r>
        <w:t xml:space="preserve">Ilustración </w:t>
      </w:r>
      <w:fldSimple w:instr=" SEQ Ilustración \* ARABIC ">
        <w:r w:rsidR="00BB7C15">
          <w:rPr>
            <w:noProof/>
          </w:rPr>
          <w:t>7</w:t>
        </w:r>
      </w:fldSimple>
      <w:r>
        <w:t xml:space="preserve"> Ejecución de la segunda instancia de Eclipse</w:t>
      </w:r>
      <w:bookmarkEnd w:id="34"/>
      <w:bookmarkEnd w:id="35"/>
    </w:p>
    <w:p w14:paraId="0FEAD810" w14:textId="1E8AC414" w:rsidR="004411D1" w:rsidRPr="00021D92" w:rsidRDefault="00A17A2F" w:rsidP="00AC61BC">
      <w:pPr>
        <w:spacing w:after="0" w:line="240" w:lineRule="auto"/>
        <w:jc w:val="both"/>
        <w:rPr>
          <w:rFonts w:ascii="Arial" w:hAnsi="Arial" w:cs="Arial"/>
          <w:lang w:eastAsia="es-ES"/>
        </w:rPr>
      </w:pPr>
      <w:r w:rsidRPr="00021D92">
        <w:rPr>
          <w:rFonts w:ascii="Arial" w:hAnsi="Arial" w:cs="Arial"/>
          <w:lang w:eastAsia="es-ES"/>
        </w:rPr>
        <w:t xml:space="preserve">En la nueva instancia se importa el proyecto </w:t>
      </w:r>
      <w:proofErr w:type="spellStart"/>
      <w:r w:rsidRPr="00021D92">
        <w:rPr>
          <w:rFonts w:ascii="Arial" w:hAnsi="Arial" w:cs="Arial"/>
          <w:lang w:eastAsia="es-ES"/>
        </w:rPr>
        <w:t>CadenaArquitectura</w:t>
      </w:r>
      <w:proofErr w:type="spellEnd"/>
      <w:r w:rsidRPr="00021D92">
        <w:rPr>
          <w:rFonts w:ascii="Arial" w:hAnsi="Arial" w:cs="Arial"/>
          <w:lang w:eastAsia="es-ES"/>
        </w:rPr>
        <w:t xml:space="preserve"> que se encuentra dentro de la carpeta </w:t>
      </w:r>
      <w:proofErr w:type="spellStart"/>
      <w:r w:rsidRPr="00021D92">
        <w:rPr>
          <w:rFonts w:ascii="Arial" w:hAnsi="Arial" w:cs="Arial"/>
          <w:lang w:eastAsia="es-ES"/>
        </w:rPr>
        <w:t>generadorCodigo</w:t>
      </w:r>
      <w:proofErr w:type="spellEnd"/>
      <w:r w:rsidR="00651180" w:rsidRPr="00021D92">
        <w:rPr>
          <w:rFonts w:ascii="Arial" w:hAnsi="Arial" w:cs="Arial"/>
          <w:lang w:eastAsia="es-ES"/>
        </w:rPr>
        <w:t xml:space="preserve"> y que no se abrió en la instancia 1</w:t>
      </w:r>
      <w:r w:rsidRPr="00021D92">
        <w:rPr>
          <w:rFonts w:ascii="Arial" w:hAnsi="Arial" w:cs="Arial"/>
          <w:lang w:eastAsia="es-ES"/>
        </w:rPr>
        <w:t>.</w:t>
      </w:r>
      <w:r w:rsidR="0025528A" w:rsidRPr="00021D92">
        <w:rPr>
          <w:rFonts w:ascii="Arial" w:hAnsi="Arial" w:cs="Arial"/>
          <w:lang w:eastAsia="es-ES"/>
        </w:rPr>
        <w:t xml:space="preserve"> Si aparecen mensajes indicando errores </w:t>
      </w:r>
      <w:r w:rsidR="000E3EA0" w:rsidRPr="00021D92">
        <w:rPr>
          <w:rFonts w:ascii="Arial" w:hAnsi="Arial" w:cs="Arial"/>
          <w:lang w:eastAsia="es-ES"/>
        </w:rPr>
        <w:t>entes de lanzar la segunda instancia se deben obviar:</w:t>
      </w:r>
    </w:p>
    <w:p w14:paraId="7C91DC07" w14:textId="77777777" w:rsidR="000E3EA0" w:rsidRDefault="000E3EA0" w:rsidP="00AC61BC">
      <w:pPr>
        <w:spacing w:after="0" w:line="240" w:lineRule="auto"/>
        <w:jc w:val="both"/>
        <w:rPr>
          <w:rFonts w:ascii="Arial" w:hAnsi="Arial" w:cs="Arial"/>
          <w:sz w:val="20"/>
          <w:szCs w:val="20"/>
          <w:lang w:eastAsia="es-ES"/>
        </w:rPr>
      </w:pPr>
    </w:p>
    <w:p w14:paraId="5A9A95F8" w14:textId="0A1434C9" w:rsidR="000E3EA0" w:rsidRDefault="000E3EA0" w:rsidP="000E3EA0">
      <w:pPr>
        <w:spacing w:after="0" w:line="240" w:lineRule="auto"/>
        <w:jc w:val="center"/>
        <w:rPr>
          <w:rFonts w:ascii="Arial" w:hAnsi="Arial" w:cs="Arial"/>
          <w:sz w:val="20"/>
          <w:szCs w:val="20"/>
          <w:lang w:eastAsia="es-ES"/>
        </w:rPr>
      </w:pPr>
      <w:r>
        <w:rPr>
          <w:noProof/>
        </w:rPr>
        <w:drawing>
          <wp:anchor distT="0" distB="0" distL="114300" distR="114300" simplePos="0" relativeHeight="251658240" behindDoc="0" locked="0" layoutInCell="1" allowOverlap="1" wp14:anchorId="4439ACC1" wp14:editId="171EEF26">
            <wp:simplePos x="0" y="0"/>
            <wp:positionH relativeFrom="column">
              <wp:posOffset>1131570</wp:posOffset>
            </wp:positionH>
            <wp:positionV relativeFrom="paragraph">
              <wp:posOffset>1270</wp:posOffset>
            </wp:positionV>
            <wp:extent cx="4076700" cy="1571484"/>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76700" cy="1571484"/>
                    </a:xfrm>
                    <a:prstGeom prst="rect">
                      <a:avLst/>
                    </a:prstGeom>
                  </pic:spPr>
                </pic:pic>
              </a:graphicData>
            </a:graphic>
          </wp:anchor>
        </w:drawing>
      </w:r>
    </w:p>
    <w:p w14:paraId="54FA6262" w14:textId="77777777" w:rsidR="00A17A2F" w:rsidRDefault="00A17A2F" w:rsidP="00AC61BC">
      <w:pPr>
        <w:spacing w:after="0" w:line="240" w:lineRule="auto"/>
        <w:jc w:val="both"/>
        <w:rPr>
          <w:rFonts w:ascii="Arial" w:hAnsi="Arial" w:cs="Arial"/>
          <w:sz w:val="20"/>
          <w:szCs w:val="20"/>
          <w:lang w:eastAsia="es-ES"/>
        </w:rPr>
      </w:pPr>
    </w:p>
    <w:p w14:paraId="02AAAE78" w14:textId="77777777" w:rsidR="00C0772D" w:rsidRDefault="00C0772D" w:rsidP="00AC61BC">
      <w:pPr>
        <w:spacing w:after="0" w:line="240" w:lineRule="auto"/>
        <w:jc w:val="both"/>
        <w:rPr>
          <w:rFonts w:ascii="Arial" w:hAnsi="Arial" w:cs="Arial"/>
          <w:lang w:eastAsia="es-ES"/>
        </w:rPr>
      </w:pPr>
    </w:p>
    <w:p w14:paraId="6CE1B528" w14:textId="0EA56EB1" w:rsidR="00C0772D" w:rsidRDefault="00C2760F" w:rsidP="00C0772D">
      <w:pPr>
        <w:pStyle w:val="Ttulo1"/>
      </w:pPr>
      <w:bookmarkStart w:id="36" w:name="_Toc65255425"/>
      <w:r>
        <w:rPr>
          <w:caps w:val="0"/>
        </w:rPr>
        <w:lastRenderedPageBreak/>
        <w:t>GENERACIÓN DEL CÓDIGO FUENTE</w:t>
      </w:r>
      <w:bookmarkEnd w:id="36"/>
    </w:p>
    <w:p w14:paraId="144AA98E" w14:textId="6D29CF4D" w:rsidR="004411D1" w:rsidRPr="00746DAE" w:rsidRDefault="00651180" w:rsidP="00AC61BC">
      <w:pPr>
        <w:spacing w:after="0" w:line="240" w:lineRule="auto"/>
        <w:jc w:val="both"/>
        <w:rPr>
          <w:rFonts w:ascii="Arial" w:hAnsi="Arial" w:cs="Arial"/>
          <w:lang w:eastAsia="es-ES"/>
        </w:rPr>
      </w:pPr>
      <w:r w:rsidRPr="00746DAE">
        <w:rPr>
          <w:rFonts w:ascii="Arial" w:hAnsi="Arial" w:cs="Arial"/>
          <w:lang w:eastAsia="es-ES"/>
        </w:rPr>
        <w:t xml:space="preserve">En la segunda instancia se debe abrir la perspectiva </w:t>
      </w:r>
      <w:proofErr w:type="spellStart"/>
      <w:r w:rsidRPr="00746DAE">
        <w:rPr>
          <w:rFonts w:ascii="Arial" w:hAnsi="Arial" w:cs="Arial"/>
          <w:b/>
          <w:lang w:eastAsia="es-ES"/>
        </w:rPr>
        <w:t>Modeling</w:t>
      </w:r>
      <w:proofErr w:type="spellEnd"/>
      <w:r w:rsidR="00C0772D">
        <w:rPr>
          <w:rFonts w:ascii="Arial" w:hAnsi="Arial" w:cs="Arial"/>
          <w:b/>
          <w:lang w:eastAsia="es-ES"/>
        </w:rPr>
        <w:t>,</w:t>
      </w:r>
      <w:r w:rsidRPr="00746DAE">
        <w:rPr>
          <w:rFonts w:ascii="Arial" w:hAnsi="Arial" w:cs="Arial"/>
          <w:lang w:eastAsia="es-ES"/>
        </w:rPr>
        <w:t xml:space="preserve"> </w:t>
      </w:r>
      <w:r w:rsidR="00C0772D">
        <w:rPr>
          <w:rFonts w:ascii="Arial" w:hAnsi="Arial" w:cs="Arial"/>
          <w:lang w:eastAsia="es-ES"/>
        </w:rPr>
        <w:t xml:space="preserve">luego se abre la carpeta </w:t>
      </w:r>
      <w:proofErr w:type="spellStart"/>
      <w:r w:rsidR="00C0772D" w:rsidRPr="00C0772D">
        <w:rPr>
          <w:rFonts w:ascii="Arial" w:hAnsi="Arial" w:cs="Arial"/>
          <w:b/>
          <w:lang w:eastAsia="es-ES"/>
        </w:rPr>
        <w:t>models</w:t>
      </w:r>
      <w:proofErr w:type="spellEnd"/>
      <w:r w:rsidRPr="00746DAE">
        <w:rPr>
          <w:rFonts w:ascii="Arial" w:hAnsi="Arial" w:cs="Arial"/>
          <w:lang w:eastAsia="es-ES"/>
        </w:rPr>
        <w:t xml:space="preserve"> </w:t>
      </w:r>
      <w:r w:rsidR="00C0772D">
        <w:rPr>
          <w:rFonts w:ascii="Arial" w:hAnsi="Arial" w:cs="Arial"/>
          <w:lang w:eastAsia="es-ES"/>
        </w:rPr>
        <w:t xml:space="preserve">y se ubica el archivo </w:t>
      </w:r>
      <w:proofErr w:type="spellStart"/>
      <w:r w:rsidR="00C0772D" w:rsidRPr="00746DAE">
        <w:rPr>
          <w:rFonts w:ascii="Arial" w:hAnsi="Arial" w:cs="Arial"/>
          <w:b/>
          <w:lang w:eastAsia="es-ES"/>
        </w:rPr>
        <w:t>modeloContribuyentes.sql</w:t>
      </w:r>
      <w:proofErr w:type="spellEnd"/>
      <w:r w:rsidR="00C0772D">
        <w:rPr>
          <w:rFonts w:ascii="Arial" w:hAnsi="Arial" w:cs="Arial"/>
          <w:b/>
          <w:lang w:eastAsia="es-ES"/>
        </w:rPr>
        <w:t xml:space="preserve">, </w:t>
      </w:r>
      <w:r w:rsidR="00C0772D" w:rsidRPr="00C0772D">
        <w:rPr>
          <w:rFonts w:ascii="Arial" w:hAnsi="Arial" w:cs="Arial"/>
          <w:lang w:eastAsia="es-ES"/>
        </w:rPr>
        <w:t>este archivo</w:t>
      </w:r>
      <w:r w:rsidR="00C0772D">
        <w:rPr>
          <w:rFonts w:ascii="Arial" w:hAnsi="Arial" w:cs="Arial"/>
          <w:lang w:eastAsia="es-ES"/>
        </w:rPr>
        <w:t xml:space="preserve"> contiene </w:t>
      </w:r>
      <w:r w:rsidRPr="00746DAE">
        <w:rPr>
          <w:rFonts w:ascii="Arial" w:hAnsi="Arial" w:cs="Arial"/>
          <w:lang w:eastAsia="es-ES"/>
        </w:rPr>
        <w:t xml:space="preserve">el script a partir del cual se genera el código, </w:t>
      </w:r>
      <w:r w:rsidR="00C0772D">
        <w:rPr>
          <w:rFonts w:ascii="Arial" w:hAnsi="Arial" w:cs="Arial"/>
          <w:lang w:eastAsia="es-ES"/>
        </w:rPr>
        <w:t>y tiene la estructura que</w:t>
      </w:r>
      <w:r w:rsidRPr="00746DAE">
        <w:rPr>
          <w:rFonts w:ascii="Arial" w:hAnsi="Arial" w:cs="Arial"/>
          <w:lang w:eastAsia="es-ES"/>
        </w:rPr>
        <w:t xml:space="preserve"> muestra en la </w:t>
      </w:r>
      <w:r w:rsidR="00746DAE">
        <w:rPr>
          <w:rFonts w:ascii="Arial" w:hAnsi="Arial" w:cs="Arial"/>
          <w:lang w:eastAsia="es-ES"/>
        </w:rPr>
        <w:fldChar w:fldCharType="begin"/>
      </w:r>
      <w:r w:rsidR="00746DAE">
        <w:rPr>
          <w:rFonts w:ascii="Arial" w:hAnsi="Arial" w:cs="Arial"/>
          <w:lang w:eastAsia="es-ES"/>
        </w:rPr>
        <w:instrText xml:space="preserve"> REF _Ref65232898 \h </w:instrText>
      </w:r>
      <w:r w:rsidR="00746DAE">
        <w:rPr>
          <w:rFonts w:ascii="Arial" w:hAnsi="Arial" w:cs="Arial"/>
          <w:lang w:eastAsia="es-ES"/>
        </w:rPr>
      </w:r>
      <w:r w:rsidR="00746DAE">
        <w:rPr>
          <w:rFonts w:ascii="Arial" w:hAnsi="Arial" w:cs="Arial"/>
          <w:lang w:eastAsia="es-ES"/>
        </w:rPr>
        <w:fldChar w:fldCharType="separate"/>
      </w:r>
      <w:r w:rsidR="00746DAE">
        <w:t xml:space="preserve">Ilustración </w:t>
      </w:r>
      <w:r w:rsidR="00746DAE">
        <w:rPr>
          <w:noProof/>
        </w:rPr>
        <w:t>6</w:t>
      </w:r>
      <w:r w:rsidR="00746DAE">
        <w:t xml:space="preserve"> archivo </w:t>
      </w:r>
      <w:proofErr w:type="spellStart"/>
      <w:r w:rsidR="00746DAE">
        <w:t>modeloContribuyentes.sql</w:t>
      </w:r>
      <w:proofErr w:type="spellEnd"/>
      <w:r w:rsidR="00746DAE">
        <w:rPr>
          <w:rFonts w:ascii="Arial" w:hAnsi="Arial" w:cs="Arial"/>
          <w:lang w:eastAsia="es-ES"/>
        </w:rPr>
        <w:fldChar w:fldCharType="end"/>
      </w:r>
      <w:r w:rsidR="00746DAE">
        <w:rPr>
          <w:rFonts w:ascii="Arial" w:hAnsi="Arial" w:cs="Arial"/>
          <w:lang w:eastAsia="es-ES"/>
        </w:rPr>
        <w:t>.</w:t>
      </w:r>
    </w:p>
    <w:p w14:paraId="5E867C34" w14:textId="6857BE37" w:rsidR="00651180" w:rsidRDefault="00651180" w:rsidP="00AC61BC">
      <w:pPr>
        <w:spacing w:after="0" w:line="240" w:lineRule="auto"/>
        <w:jc w:val="both"/>
        <w:rPr>
          <w:rFonts w:ascii="Arial" w:hAnsi="Arial" w:cs="Arial"/>
          <w:sz w:val="20"/>
          <w:szCs w:val="20"/>
          <w:lang w:eastAsia="es-ES"/>
        </w:rPr>
      </w:pPr>
    </w:p>
    <w:p w14:paraId="6CF67630" w14:textId="77777777" w:rsidR="00746DAE" w:rsidRDefault="00651180" w:rsidP="00746DAE">
      <w:pPr>
        <w:keepNext/>
        <w:spacing w:after="0" w:line="240" w:lineRule="auto"/>
        <w:jc w:val="both"/>
      </w:pPr>
      <w:r>
        <w:rPr>
          <w:rFonts w:ascii="Arial" w:hAnsi="Arial" w:cs="Arial"/>
          <w:noProof/>
          <w:sz w:val="20"/>
          <w:szCs w:val="20"/>
          <w:lang w:eastAsia="es-ES"/>
        </w:rPr>
        <w:drawing>
          <wp:inline distT="0" distB="0" distL="0" distR="0" wp14:anchorId="3AC96604" wp14:editId="0D57F36C">
            <wp:extent cx="6324600" cy="47015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600" cy="4701540"/>
                    </a:xfrm>
                    <a:prstGeom prst="rect">
                      <a:avLst/>
                    </a:prstGeom>
                    <a:noFill/>
                    <a:ln>
                      <a:noFill/>
                    </a:ln>
                  </pic:spPr>
                </pic:pic>
              </a:graphicData>
            </a:graphic>
          </wp:inline>
        </w:drawing>
      </w:r>
    </w:p>
    <w:p w14:paraId="09293055" w14:textId="743E57AA" w:rsidR="00651180" w:rsidRPr="00AC61BC" w:rsidRDefault="00746DAE" w:rsidP="00746DAE">
      <w:pPr>
        <w:pStyle w:val="Descripcin"/>
        <w:jc w:val="center"/>
        <w:rPr>
          <w:rFonts w:ascii="Arial" w:hAnsi="Arial" w:cs="Arial"/>
          <w:sz w:val="20"/>
          <w:szCs w:val="20"/>
          <w:lang w:eastAsia="es-ES"/>
        </w:rPr>
      </w:pPr>
      <w:bookmarkStart w:id="37" w:name="_Ref65232898"/>
      <w:bookmarkStart w:id="38" w:name="_Toc65255442"/>
      <w:r>
        <w:t xml:space="preserve">Ilustración </w:t>
      </w:r>
      <w:fldSimple w:instr=" SEQ Ilustración \* ARABIC ">
        <w:r w:rsidR="00BB7C15">
          <w:rPr>
            <w:noProof/>
          </w:rPr>
          <w:t>8</w:t>
        </w:r>
      </w:fldSimple>
      <w:r>
        <w:t xml:space="preserve"> archivo </w:t>
      </w:r>
      <w:proofErr w:type="spellStart"/>
      <w:r>
        <w:t>modeloContribuyentes.sql</w:t>
      </w:r>
      <w:bookmarkEnd w:id="37"/>
      <w:bookmarkEnd w:id="38"/>
      <w:proofErr w:type="spellEnd"/>
    </w:p>
    <w:p w14:paraId="284C8AE1" w14:textId="6BA9137A" w:rsidR="008D66C0" w:rsidRDefault="008D66C0" w:rsidP="00AC61BC">
      <w:pPr>
        <w:spacing w:after="0" w:line="240" w:lineRule="auto"/>
        <w:jc w:val="both"/>
        <w:rPr>
          <w:rFonts w:ascii="Arial" w:hAnsi="Arial" w:cs="Arial"/>
          <w:sz w:val="20"/>
          <w:szCs w:val="20"/>
          <w:lang w:eastAsia="es-ES"/>
        </w:rPr>
      </w:pPr>
    </w:p>
    <w:p w14:paraId="040DD654" w14:textId="72DDEB39" w:rsidR="00041B4F" w:rsidRDefault="0056714D" w:rsidP="00AC61BC">
      <w:pPr>
        <w:spacing w:after="0" w:line="240" w:lineRule="auto"/>
        <w:jc w:val="both"/>
        <w:rPr>
          <w:rFonts w:ascii="Arial" w:hAnsi="Arial" w:cs="Arial"/>
          <w:noProof/>
        </w:rPr>
      </w:pPr>
      <w:r w:rsidRPr="0056714D">
        <w:rPr>
          <w:rFonts w:ascii="Arial" w:hAnsi="Arial" w:cs="Arial"/>
          <w:noProof/>
        </w:rPr>
        <w:t xml:space="preserve">Cuando se edita este archivo se valida contra la gramática y si encuentra caracteres o estructuras no permitidas lo indica marcando la línea que presenta el error. </w:t>
      </w:r>
    </w:p>
    <w:p w14:paraId="4695CEDC" w14:textId="130BB2A4" w:rsidR="0056714D" w:rsidRDefault="0056714D" w:rsidP="00AC61BC">
      <w:pPr>
        <w:spacing w:after="0" w:line="240" w:lineRule="auto"/>
        <w:jc w:val="both"/>
        <w:rPr>
          <w:rFonts w:ascii="Arial" w:hAnsi="Arial" w:cs="Arial"/>
          <w:noProof/>
        </w:rPr>
      </w:pPr>
    </w:p>
    <w:p w14:paraId="42D0E763" w14:textId="6BB843F9" w:rsidR="00CA4812" w:rsidRDefault="00CA4812" w:rsidP="00AC61BC">
      <w:pPr>
        <w:spacing w:after="0" w:line="240" w:lineRule="auto"/>
        <w:jc w:val="both"/>
        <w:rPr>
          <w:rFonts w:ascii="Arial" w:hAnsi="Arial" w:cs="Arial"/>
          <w:noProof/>
        </w:rPr>
      </w:pPr>
      <w:r>
        <w:rPr>
          <w:rFonts w:ascii="Arial" w:hAnsi="Arial" w:cs="Arial"/>
          <w:noProof/>
        </w:rPr>
        <w:t>La estructura que debe tener el archivo es la siguiente:</w:t>
      </w:r>
    </w:p>
    <w:p w14:paraId="171490F5" w14:textId="0B09D741" w:rsidR="00CA4812" w:rsidRDefault="00CA4812" w:rsidP="00AC61BC">
      <w:pPr>
        <w:spacing w:after="0" w:line="240" w:lineRule="auto"/>
        <w:jc w:val="both"/>
        <w:rPr>
          <w:rFonts w:ascii="Arial" w:hAnsi="Arial" w:cs="Arial"/>
          <w:noProof/>
        </w:rPr>
      </w:pPr>
    </w:p>
    <w:p w14:paraId="1393A0B3" w14:textId="3F239334" w:rsidR="00CA4812" w:rsidRDefault="00CA4812" w:rsidP="00CA4812">
      <w:pPr>
        <w:pStyle w:val="Prrafodelista"/>
        <w:numPr>
          <w:ilvl w:val="0"/>
          <w:numId w:val="22"/>
        </w:numPr>
        <w:spacing w:after="0" w:line="240" w:lineRule="auto"/>
        <w:jc w:val="both"/>
        <w:rPr>
          <w:rFonts w:ascii="Arial" w:hAnsi="Arial" w:cs="Arial"/>
          <w:noProof/>
        </w:rPr>
      </w:pPr>
      <w:r w:rsidRPr="003D287A">
        <w:rPr>
          <w:rFonts w:ascii="Arial" w:hAnsi="Arial" w:cs="Arial"/>
          <w:b/>
          <w:i/>
          <w:noProof/>
        </w:rPr>
        <w:t>Aplication</w:t>
      </w:r>
      <w:r w:rsidRPr="00CA4812">
        <w:rPr>
          <w:rFonts w:ascii="Arial" w:hAnsi="Arial" w:cs="Arial"/>
          <w:noProof/>
        </w:rPr>
        <w:t xml:space="preserve"> es la</w:t>
      </w:r>
      <w:r>
        <w:rPr>
          <w:rFonts w:ascii="Arial" w:hAnsi="Arial" w:cs="Arial"/>
          <w:noProof/>
        </w:rPr>
        <w:t xml:space="preserve"> palabra reservada que antecede el nombre del módulo o subsistema.</w:t>
      </w:r>
    </w:p>
    <w:p w14:paraId="68B79B5E" w14:textId="09989F4A" w:rsidR="00CA4812" w:rsidRDefault="00CA4812" w:rsidP="00CA4812">
      <w:pPr>
        <w:pStyle w:val="Prrafodelista"/>
        <w:numPr>
          <w:ilvl w:val="0"/>
          <w:numId w:val="22"/>
        </w:numPr>
        <w:spacing w:after="0" w:line="240" w:lineRule="auto"/>
        <w:jc w:val="both"/>
        <w:rPr>
          <w:rFonts w:ascii="Arial" w:hAnsi="Arial" w:cs="Arial"/>
          <w:noProof/>
        </w:rPr>
      </w:pPr>
      <w:r w:rsidRPr="003D287A">
        <w:rPr>
          <w:rFonts w:ascii="Arial" w:hAnsi="Arial" w:cs="Arial"/>
          <w:b/>
          <w:i/>
          <w:noProof/>
        </w:rPr>
        <w:t>package</w:t>
      </w:r>
      <w:r>
        <w:rPr>
          <w:rFonts w:ascii="Arial" w:hAnsi="Arial" w:cs="Arial"/>
          <w:i/>
          <w:noProof/>
        </w:rPr>
        <w:t xml:space="preserve"> </w:t>
      </w:r>
      <w:r>
        <w:rPr>
          <w:rFonts w:ascii="Arial" w:hAnsi="Arial" w:cs="Arial"/>
          <w:noProof/>
        </w:rPr>
        <w:t>indica el paquete raíz del módulo o subsistema.</w:t>
      </w:r>
    </w:p>
    <w:p w14:paraId="16A2B56C" w14:textId="723241DB" w:rsidR="002F6127" w:rsidRPr="002F6127" w:rsidRDefault="002F6127" w:rsidP="00CA4812">
      <w:pPr>
        <w:pStyle w:val="Prrafodelista"/>
        <w:numPr>
          <w:ilvl w:val="0"/>
          <w:numId w:val="22"/>
        </w:numPr>
        <w:spacing w:after="0" w:line="240" w:lineRule="auto"/>
        <w:jc w:val="both"/>
        <w:rPr>
          <w:rFonts w:ascii="Arial" w:hAnsi="Arial" w:cs="Arial"/>
          <w:noProof/>
        </w:rPr>
      </w:pPr>
      <w:r>
        <w:rPr>
          <w:rFonts w:ascii="Arial" w:hAnsi="Arial" w:cs="Arial"/>
          <w:b/>
          <w:i/>
          <w:noProof/>
        </w:rPr>
        <w:t xml:space="preserve">sufijoPkg </w:t>
      </w:r>
      <w:r w:rsidRPr="002F6127">
        <w:rPr>
          <w:rFonts w:ascii="Arial" w:hAnsi="Arial" w:cs="Arial"/>
          <w:noProof/>
        </w:rPr>
        <w:t>indica el nombre del sufijo del paquete. Por ejemplo si el paquete</w:t>
      </w:r>
      <w:r>
        <w:rPr>
          <w:rFonts w:ascii="Arial" w:hAnsi="Arial" w:cs="Arial"/>
          <w:noProof/>
        </w:rPr>
        <w:t xml:space="preserve"> para los ser</w:t>
      </w:r>
      <w:r w:rsidR="009D3DFB">
        <w:rPr>
          <w:rFonts w:ascii="Arial" w:hAnsi="Arial" w:cs="Arial"/>
          <w:noProof/>
        </w:rPr>
        <w:t xml:space="preserve">vicios es </w:t>
      </w:r>
      <w:r w:rsidR="009D3DFB" w:rsidRPr="009D3DFB">
        <w:rPr>
          <w:rFonts w:ascii="Arial" w:hAnsi="Arial" w:cs="Arial"/>
          <w:b/>
          <w:noProof/>
        </w:rPr>
        <w:t>co.gov.dian.muisca.informacionextranjera.servicios.crs</w:t>
      </w:r>
      <w:r w:rsidR="009D3DFB">
        <w:rPr>
          <w:rFonts w:ascii="Arial" w:hAnsi="Arial" w:cs="Arial"/>
          <w:noProof/>
        </w:rPr>
        <w:t xml:space="preserve"> el valor de </w:t>
      </w:r>
      <w:r w:rsidR="009D3DFB" w:rsidRPr="009D3DFB">
        <w:rPr>
          <w:rFonts w:ascii="Arial" w:hAnsi="Arial" w:cs="Arial"/>
          <w:b/>
          <w:noProof/>
        </w:rPr>
        <w:t>sufijoPkg</w:t>
      </w:r>
      <w:r w:rsidR="009D3DFB">
        <w:rPr>
          <w:rFonts w:ascii="Arial" w:hAnsi="Arial" w:cs="Arial"/>
          <w:noProof/>
        </w:rPr>
        <w:t xml:space="preserve"> es </w:t>
      </w:r>
      <w:r w:rsidR="009D3DFB" w:rsidRPr="009D3DFB">
        <w:rPr>
          <w:rFonts w:ascii="Arial" w:hAnsi="Arial" w:cs="Arial"/>
          <w:b/>
          <w:noProof/>
        </w:rPr>
        <w:t>crs</w:t>
      </w:r>
    </w:p>
    <w:p w14:paraId="31D74806" w14:textId="72287A91" w:rsidR="00CA4812" w:rsidRDefault="00CA4812" w:rsidP="00CA4812">
      <w:pPr>
        <w:pStyle w:val="Prrafodelista"/>
        <w:numPr>
          <w:ilvl w:val="0"/>
          <w:numId w:val="22"/>
        </w:numPr>
        <w:spacing w:after="0" w:line="240" w:lineRule="auto"/>
        <w:jc w:val="both"/>
        <w:rPr>
          <w:rFonts w:ascii="Arial" w:hAnsi="Arial" w:cs="Arial"/>
          <w:noProof/>
        </w:rPr>
      </w:pPr>
      <w:r w:rsidRPr="003D287A">
        <w:rPr>
          <w:rFonts w:ascii="Arial" w:hAnsi="Arial" w:cs="Arial"/>
          <w:b/>
          <w:i/>
          <w:noProof/>
        </w:rPr>
        <w:t>database</w:t>
      </w:r>
      <w:r>
        <w:rPr>
          <w:rFonts w:ascii="Arial" w:hAnsi="Arial" w:cs="Arial"/>
          <w:i/>
          <w:noProof/>
        </w:rPr>
        <w:t xml:space="preserve"> </w:t>
      </w:r>
      <w:r w:rsidRPr="00CA4812">
        <w:rPr>
          <w:rFonts w:ascii="Arial" w:hAnsi="Arial" w:cs="Arial"/>
          <w:noProof/>
        </w:rPr>
        <w:t>indica que ahí inicia la estructura que conforma la base de datos</w:t>
      </w:r>
      <w:r>
        <w:rPr>
          <w:rFonts w:ascii="Arial" w:hAnsi="Arial" w:cs="Arial"/>
          <w:noProof/>
        </w:rPr>
        <w:t>.</w:t>
      </w:r>
    </w:p>
    <w:p w14:paraId="3AF40D06" w14:textId="77777777" w:rsidR="00CA4812" w:rsidRPr="00CA4812" w:rsidRDefault="00CA4812" w:rsidP="00CA4812">
      <w:pPr>
        <w:pStyle w:val="Prrafodelista"/>
        <w:numPr>
          <w:ilvl w:val="0"/>
          <w:numId w:val="22"/>
        </w:numPr>
        <w:spacing w:after="0" w:line="240" w:lineRule="auto"/>
        <w:jc w:val="both"/>
        <w:rPr>
          <w:rFonts w:ascii="Arial" w:hAnsi="Arial" w:cs="Arial"/>
          <w:b/>
          <w:noProof/>
        </w:rPr>
      </w:pPr>
      <w:r w:rsidRPr="00CA4812">
        <w:rPr>
          <w:rFonts w:ascii="Arial" w:hAnsi="Arial" w:cs="Arial"/>
          <w:b/>
          <w:i/>
          <w:noProof/>
        </w:rPr>
        <w:t xml:space="preserve">CREATE TABLE </w:t>
      </w:r>
      <w:r w:rsidRPr="00CA4812">
        <w:rPr>
          <w:rFonts w:ascii="Arial" w:hAnsi="Arial" w:cs="Arial"/>
          <w:noProof/>
        </w:rPr>
        <w:t>son las palabras reservadas que anteceden el nombre de la tabla</w:t>
      </w:r>
      <w:r>
        <w:rPr>
          <w:rFonts w:ascii="Arial" w:hAnsi="Arial" w:cs="Arial"/>
          <w:noProof/>
        </w:rPr>
        <w:t>. En este elemento se pueden agregar anotaciones que permiten capturar información adicional que se requiere para generar correctamente el código. Entre as posibles anotaciones se encuentran:</w:t>
      </w:r>
    </w:p>
    <w:p w14:paraId="15F2F5BA" w14:textId="60957D93" w:rsidR="00CA4812" w:rsidRPr="009D46CE" w:rsidRDefault="00CA4812" w:rsidP="00CA4812">
      <w:pPr>
        <w:pStyle w:val="Prrafodelista"/>
        <w:numPr>
          <w:ilvl w:val="1"/>
          <w:numId w:val="22"/>
        </w:numPr>
        <w:spacing w:after="0" w:line="240" w:lineRule="auto"/>
        <w:jc w:val="both"/>
        <w:rPr>
          <w:rFonts w:ascii="Arial" w:hAnsi="Arial" w:cs="Arial"/>
          <w:b/>
          <w:noProof/>
        </w:rPr>
      </w:pPr>
      <w:r>
        <w:rPr>
          <w:rFonts w:ascii="Arial" w:hAnsi="Arial" w:cs="Arial"/>
          <w:b/>
          <w:i/>
          <w:noProof/>
        </w:rPr>
        <w:lastRenderedPageBreak/>
        <w:t xml:space="preserve">@TableDetail </w:t>
      </w:r>
      <w:r w:rsidR="009D46CE" w:rsidRPr="009D46CE">
        <w:rPr>
          <w:rFonts w:ascii="Arial" w:hAnsi="Arial" w:cs="Arial"/>
          <w:noProof/>
        </w:rPr>
        <w:t>que tiene entre sus parámetros nombreClase</w:t>
      </w:r>
      <w:r>
        <w:rPr>
          <w:rFonts w:ascii="Arial" w:hAnsi="Arial" w:cs="Arial"/>
          <w:noProof/>
        </w:rPr>
        <w:t xml:space="preserve"> </w:t>
      </w:r>
      <w:r w:rsidR="009D46CE">
        <w:rPr>
          <w:rFonts w:ascii="Arial" w:hAnsi="Arial" w:cs="Arial"/>
          <w:noProof/>
        </w:rPr>
        <w:t xml:space="preserve">en el cual se le indica al generador el nombre utilizado para nombrar los artefactos, si este nombre no se proporciona el los artefactos se nombrarán quitando el prefijo de la tabla, los caracteres _ y se utilizará el estilo CamelCase para generarlo. Por ejemplo para la tabla </w:t>
      </w:r>
      <w:r w:rsidR="009D46CE" w:rsidRPr="009D46CE">
        <w:rPr>
          <w:rFonts w:ascii="Arial" w:hAnsi="Arial" w:cs="Arial"/>
          <w:noProof/>
        </w:rPr>
        <w:t>IEX_ARCHIVOS_CRS_ANULADOS</w:t>
      </w:r>
      <w:r w:rsidR="009D46CE">
        <w:rPr>
          <w:rFonts w:ascii="Arial" w:hAnsi="Arial" w:cs="Arial"/>
          <w:noProof/>
        </w:rPr>
        <w:t xml:space="preserve"> el nombre que se asigna es ArchivosCrsAnulados.</w:t>
      </w:r>
    </w:p>
    <w:p w14:paraId="61FF6750" w14:textId="3BF2EA62" w:rsidR="009D46CE" w:rsidRPr="009D46CE" w:rsidRDefault="009D46CE" w:rsidP="00CA4812">
      <w:pPr>
        <w:pStyle w:val="Prrafodelista"/>
        <w:numPr>
          <w:ilvl w:val="1"/>
          <w:numId w:val="22"/>
        </w:numPr>
        <w:spacing w:after="0" w:line="240" w:lineRule="auto"/>
        <w:jc w:val="both"/>
        <w:rPr>
          <w:rFonts w:ascii="Arial" w:hAnsi="Arial" w:cs="Arial"/>
          <w:b/>
          <w:noProof/>
        </w:rPr>
      </w:pPr>
      <w:r>
        <w:rPr>
          <w:rFonts w:ascii="Arial" w:hAnsi="Arial" w:cs="Arial"/>
          <w:b/>
          <w:i/>
          <w:noProof/>
        </w:rPr>
        <w:t>@</w:t>
      </w:r>
      <w:r w:rsidRPr="009D46CE">
        <w:rPr>
          <w:rFonts w:ascii="Arial" w:hAnsi="Arial" w:cs="Arial"/>
          <w:b/>
          <w:i/>
          <w:noProof/>
        </w:rPr>
        <w:t>tableRelation</w:t>
      </w:r>
      <w:r>
        <w:rPr>
          <w:rFonts w:ascii="Arial" w:hAnsi="Arial" w:cs="Arial"/>
          <w:b/>
          <w:i/>
          <w:noProof/>
        </w:rPr>
        <w:t xml:space="preserve"> </w:t>
      </w:r>
      <w:r>
        <w:rPr>
          <w:rFonts w:ascii="Arial" w:hAnsi="Arial" w:cs="Arial"/>
          <w:noProof/>
        </w:rPr>
        <w:t>Indica que dicha tabla tiene una referencia de llave foránea con otra tabla que se encuentra dentro del mismo script.</w:t>
      </w:r>
    </w:p>
    <w:p w14:paraId="711697BA" w14:textId="63AEA31B" w:rsidR="009D46CE" w:rsidRDefault="00EF4D6D" w:rsidP="00EF4D6D">
      <w:pPr>
        <w:pStyle w:val="Prrafodelista"/>
        <w:numPr>
          <w:ilvl w:val="0"/>
          <w:numId w:val="22"/>
        </w:numPr>
        <w:spacing w:after="0" w:line="240" w:lineRule="auto"/>
        <w:jc w:val="both"/>
        <w:rPr>
          <w:rFonts w:ascii="Arial" w:hAnsi="Arial" w:cs="Arial"/>
          <w:noProof/>
        </w:rPr>
      </w:pPr>
      <w:r>
        <w:rPr>
          <w:rFonts w:ascii="Arial" w:hAnsi="Arial" w:cs="Arial"/>
          <w:b/>
          <w:noProof/>
        </w:rPr>
        <w:t xml:space="preserve">Columnas. </w:t>
      </w:r>
      <w:r w:rsidRPr="00EF4D6D">
        <w:rPr>
          <w:rFonts w:ascii="Arial" w:hAnsi="Arial" w:cs="Arial"/>
          <w:noProof/>
        </w:rPr>
        <w:t xml:space="preserve"> </w:t>
      </w:r>
      <w:r>
        <w:rPr>
          <w:rFonts w:ascii="Arial" w:hAnsi="Arial" w:cs="Arial"/>
          <w:noProof/>
        </w:rPr>
        <w:t>L</w:t>
      </w:r>
      <w:r w:rsidRPr="00EF4D6D">
        <w:rPr>
          <w:rFonts w:ascii="Arial" w:hAnsi="Arial" w:cs="Arial"/>
          <w:noProof/>
        </w:rPr>
        <w:t>as c</w:t>
      </w:r>
      <w:r>
        <w:rPr>
          <w:rFonts w:ascii="Arial" w:hAnsi="Arial" w:cs="Arial"/>
          <w:noProof/>
        </w:rPr>
        <w:t xml:space="preserve">olumnas se adicionan después del carácter ( del elemento </w:t>
      </w:r>
      <w:r w:rsidRPr="00EF4D6D">
        <w:rPr>
          <w:rFonts w:ascii="Arial" w:hAnsi="Arial" w:cs="Arial"/>
          <w:b/>
          <w:i/>
          <w:noProof/>
        </w:rPr>
        <w:t>CREATE TABLE</w:t>
      </w:r>
      <w:r>
        <w:rPr>
          <w:rFonts w:ascii="Arial" w:hAnsi="Arial" w:cs="Arial"/>
          <w:b/>
          <w:i/>
          <w:noProof/>
        </w:rPr>
        <w:t xml:space="preserve"> </w:t>
      </w:r>
      <w:r>
        <w:rPr>
          <w:rFonts w:ascii="Arial" w:hAnsi="Arial" w:cs="Arial"/>
          <w:noProof/>
        </w:rPr>
        <w:t xml:space="preserve">y constan de un nombre un tipo de dato, longitud y precisión y la palabra reservada </w:t>
      </w:r>
      <w:r w:rsidRPr="00EF4D6D">
        <w:rPr>
          <w:rFonts w:ascii="Arial" w:hAnsi="Arial" w:cs="Arial"/>
          <w:b/>
          <w:noProof/>
        </w:rPr>
        <w:t>NOT NULL</w:t>
      </w:r>
      <w:r>
        <w:rPr>
          <w:rFonts w:ascii="Arial" w:hAnsi="Arial" w:cs="Arial"/>
          <w:b/>
          <w:noProof/>
        </w:rPr>
        <w:t xml:space="preserve"> </w:t>
      </w:r>
      <w:r>
        <w:rPr>
          <w:rFonts w:ascii="Arial" w:hAnsi="Arial" w:cs="Arial"/>
          <w:noProof/>
        </w:rPr>
        <w:t>si dicha columna es obligatoria.</w:t>
      </w:r>
      <w:r w:rsidR="00841255">
        <w:rPr>
          <w:rFonts w:ascii="Arial" w:hAnsi="Arial" w:cs="Arial"/>
          <w:noProof/>
        </w:rPr>
        <w:t xml:space="preserve"> Las columnas también pueden tener anotaciones como las siguientes:</w:t>
      </w:r>
    </w:p>
    <w:p w14:paraId="57B9C990" w14:textId="1AFAA642" w:rsidR="00841255" w:rsidRDefault="00841255" w:rsidP="00841255">
      <w:pPr>
        <w:pStyle w:val="Prrafodelista"/>
        <w:numPr>
          <w:ilvl w:val="1"/>
          <w:numId w:val="22"/>
        </w:numPr>
        <w:spacing w:after="0" w:line="240" w:lineRule="auto"/>
        <w:jc w:val="both"/>
        <w:rPr>
          <w:rFonts w:ascii="Arial" w:hAnsi="Arial" w:cs="Arial"/>
          <w:noProof/>
        </w:rPr>
      </w:pPr>
      <w:r w:rsidRPr="00841255">
        <w:rPr>
          <w:rFonts w:ascii="Arial" w:hAnsi="Arial" w:cs="Arial"/>
          <w:b/>
          <w:noProof/>
        </w:rPr>
        <w:t>@ComboMode</w:t>
      </w:r>
      <w:r>
        <w:rPr>
          <w:rFonts w:ascii="Arial" w:hAnsi="Arial" w:cs="Arial"/>
          <w:noProof/>
        </w:rPr>
        <w:t xml:space="preserve"> indica que para dicha columna en los componentes web se debe mostrar una lista de selección.</w:t>
      </w:r>
    </w:p>
    <w:p w14:paraId="1CC8E980" w14:textId="2E9E6BED" w:rsidR="00841255" w:rsidRDefault="00841255" w:rsidP="00841255">
      <w:pPr>
        <w:pStyle w:val="Prrafodelista"/>
        <w:numPr>
          <w:ilvl w:val="1"/>
          <w:numId w:val="22"/>
        </w:numPr>
        <w:spacing w:after="0" w:line="240" w:lineRule="auto"/>
        <w:jc w:val="both"/>
        <w:rPr>
          <w:rFonts w:ascii="Arial" w:hAnsi="Arial" w:cs="Arial"/>
          <w:noProof/>
        </w:rPr>
      </w:pPr>
      <w:r w:rsidRPr="00841255">
        <w:rPr>
          <w:rFonts w:ascii="Arial" w:hAnsi="Arial" w:cs="Arial"/>
          <w:b/>
          <w:noProof/>
        </w:rPr>
        <w:t>@ReferenceMode</w:t>
      </w:r>
      <w:r>
        <w:rPr>
          <w:rFonts w:ascii="Arial" w:hAnsi="Arial" w:cs="Arial"/>
          <w:noProof/>
        </w:rPr>
        <w:t xml:space="preserve"> indica el tipo de información que se muestra en el combo. Por ejemplo </w:t>
      </w:r>
      <w:r w:rsidRPr="00841255">
        <w:rPr>
          <w:rFonts w:ascii="Arial" w:hAnsi="Arial" w:cs="Arial"/>
          <w:noProof/>
        </w:rPr>
        <w:t>@ReferenceMode(refs "LUGAR=108")</w:t>
      </w:r>
      <w:r>
        <w:rPr>
          <w:rFonts w:ascii="Arial" w:hAnsi="Arial" w:cs="Arial"/>
          <w:noProof/>
        </w:rPr>
        <w:t xml:space="preserve"> indica que se mostrará un listado de lugares de tipo 108.</w:t>
      </w:r>
    </w:p>
    <w:p w14:paraId="0E9F27A9" w14:textId="35D140D1" w:rsidR="00326317" w:rsidRDefault="00326317" w:rsidP="00841255">
      <w:pPr>
        <w:pStyle w:val="Prrafodelista"/>
        <w:numPr>
          <w:ilvl w:val="1"/>
          <w:numId w:val="22"/>
        </w:numPr>
        <w:spacing w:after="0" w:line="240" w:lineRule="auto"/>
        <w:jc w:val="both"/>
        <w:rPr>
          <w:rFonts w:ascii="Arial" w:hAnsi="Arial" w:cs="Arial"/>
          <w:noProof/>
        </w:rPr>
      </w:pPr>
      <w:r>
        <w:rPr>
          <w:rFonts w:ascii="Arial" w:hAnsi="Arial" w:cs="Arial"/>
          <w:b/>
          <w:noProof/>
        </w:rPr>
        <w:t xml:space="preserve">@Filtro </w:t>
      </w:r>
      <w:r>
        <w:rPr>
          <w:rFonts w:ascii="Arial" w:hAnsi="Arial" w:cs="Arial"/>
          <w:noProof/>
        </w:rPr>
        <w:t>indica que dicha columna se incluye entre los campos utilizados para hacer búsquedas.</w:t>
      </w:r>
    </w:p>
    <w:p w14:paraId="1F70D411" w14:textId="261077B1" w:rsidR="006B4122" w:rsidRPr="00540DE8" w:rsidRDefault="00540DE8" w:rsidP="006B4122">
      <w:pPr>
        <w:pStyle w:val="Prrafodelista"/>
        <w:numPr>
          <w:ilvl w:val="0"/>
          <w:numId w:val="22"/>
        </w:numPr>
        <w:spacing w:after="0" w:line="240" w:lineRule="auto"/>
        <w:jc w:val="both"/>
        <w:rPr>
          <w:rFonts w:ascii="Arial" w:hAnsi="Arial" w:cs="Arial"/>
          <w:b/>
          <w:i/>
          <w:noProof/>
        </w:rPr>
      </w:pPr>
      <w:r>
        <w:rPr>
          <w:rFonts w:ascii="Arial" w:hAnsi="Arial" w:cs="Arial"/>
          <w:b/>
          <w:i/>
          <w:noProof/>
        </w:rPr>
        <w:t xml:space="preserve">CONSTRAINT </w:t>
      </w:r>
      <w:r>
        <w:rPr>
          <w:rFonts w:ascii="Arial" w:hAnsi="Arial" w:cs="Arial"/>
          <w:noProof/>
        </w:rPr>
        <w:t>indica que se está definiendo una restricción, puede ser una llave primaria o una llave foránea, estas restricciones deben ir dentro de la misma definción de la tabla, no pueden ir separadas. Debe tener un nombre.</w:t>
      </w:r>
    </w:p>
    <w:p w14:paraId="6B9C9F86" w14:textId="23E44BB3" w:rsidR="00540DE8" w:rsidRPr="00540DE8" w:rsidRDefault="00540DE8" w:rsidP="006B4122">
      <w:pPr>
        <w:pStyle w:val="Prrafodelista"/>
        <w:numPr>
          <w:ilvl w:val="0"/>
          <w:numId w:val="22"/>
        </w:numPr>
        <w:spacing w:after="0" w:line="240" w:lineRule="auto"/>
        <w:jc w:val="both"/>
        <w:rPr>
          <w:rFonts w:ascii="Arial" w:hAnsi="Arial" w:cs="Arial"/>
          <w:b/>
          <w:i/>
          <w:noProof/>
        </w:rPr>
      </w:pPr>
      <w:r>
        <w:rPr>
          <w:rFonts w:ascii="Arial" w:hAnsi="Arial" w:cs="Arial"/>
          <w:b/>
          <w:i/>
          <w:noProof/>
        </w:rPr>
        <w:t xml:space="preserve">PRIMARY KEY </w:t>
      </w:r>
      <w:r>
        <w:rPr>
          <w:rFonts w:ascii="Arial" w:hAnsi="Arial" w:cs="Arial"/>
          <w:noProof/>
        </w:rPr>
        <w:t>indica que se está definiendo una llave primaria. Entre paréntesis las columnas que forman parate de dicha llave.</w:t>
      </w:r>
    </w:p>
    <w:p w14:paraId="6C20E360" w14:textId="6B5F2E11" w:rsidR="00540DE8" w:rsidRDefault="00540DE8" w:rsidP="003E3C4D">
      <w:pPr>
        <w:pStyle w:val="Prrafodelista"/>
        <w:numPr>
          <w:ilvl w:val="0"/>
          <w:numId w:val="22"/>
        </w:numPr>
        <w:spacing w:after="0" w:line="240" w:lineRule="auto"/>
        <w:jc w:val="both"/>
        <w:rPr>
          <w:rFonts w:ascii="Arial" w:hAnsi="Arial" w:cs="Arial"/>
          <w:noProof/>
        </w:rPr>
      </w:pPr>
      <w:r w:rsidRPr="00546E36">
        <w:rPr>
          <w:rFonts w:ascii="Arial" w:hAnsi="Arial" w:cs="Arial"/>
          <w:b/>
          <w:i/>
          <w:noProof/>
        </w:rPr>
        <w:t xml:space="preserve">FOREING KEY </w:t>
      </w:r>
      <w:r w:rsidRPr="00546E36">
        <w:rPr>
          <w:rFonts w:ascii="Arial" w:hAnsi="Arial" w:cs="Arial"/>
          <w:noProof/>
        </w:rPr>
        <w:t xml:space="preserve">indica que se está definiendo una llave foránea. Entre paréntesis las columnas que forman parate de dicha llave, y con la palabra reservada </w:t>
      </w:r>
      <w:r w:rsidRPr="00546E36">
        <w:rPr>
          <w:rFonts w:ascii="Arial" w:hAnsi="Arial" w:cs="Arial"/>
          <w:b/>
          <w:i/>
          <w:noProof/>
        </w:rPr>
        <w:t>REFERENCES</w:t>
      </w:r>
      <w:r w:rsidRPr="00546E36">
        <w:rPr>
          <w:rFonts w:ascii="Arial" w:hAnsi="Arial" w:cs="Arial"/>
          <w:noProof/>
        </w:rPr>
        <w:t xml:space="preserve"> se indica la tabla a la cual hace referencia la llave.</w:t>
      </w:r>
    </w:p>
    <w:p w14:paraId="6D17F99C" w14:textId="7A64F2B0" w:rsidR="00794178" w:rsidRPr="00546E36" w:rsidRDefault="00794178" w:rsidP="003E3C4D">
      <w:pPr>
        <w:pStyle w:val="Prrafodelista"/>
        <w:numPr>
          <w:ilvl w:val="0"/>
          <w:numId w:val="22"/>
        </w:numPr>
        <w:spacing w:after="0" w:line="240" w:lineRule="auto"/>
        <w:jc w:val="both"/>
        <w:rPr>
          <w:rFonts w:ascii="Arial" w:hAnsi="Arial" w:cs="Arial"/>
          <w:noProof/>
        </w:rPr>
      </w:pPr>
      <w:r w:rsidRPr="00B64D8C">
        <w:rPr>
          <w:rFonts w:ascii="Arial" w:hAnsi="Arial" w:cs="Arial"/>
          <w:b/>
          <w:noProof/>
        </w:rPr>
        <w:t>Comentarios</w:t>
      </w:r>
      <w:r>
        <w:rPr>
          <w:rFonts w:ascii="Arial" w:hAnsi="Arial" w:cs="Arial"/>
          <w:noProof/>
        </w:rPr>
        <w:t xml:space="preserve">. Todos los elementos permiten comentarios estos deben iniciar con </w:t>
      </w:r>
      <w:r w:rsidR="00B64D8C">
        <w:rPr>
          <w:rFonts w:ascii="Arial" w:hAnsi="Arial" w:cs="Arial"/>
          <w:noProof/>
        </w:rPr>
        <w:t xml:space="preserve">la combinación de </w:t>
      </w:r>
      <w:r>
        <w:rPr>
          <w:rFonts w:ascii="Arial" w:hAnsi="Arial" w:cs="Arial"/>
          <w:noProof/>
        </w:rPr>
        <w:t>caracteres /* y finalizar con */</w:t>
      </w:r>
      <w:r w:rsidR="00B64D8C">
        <w:rPr>
          <w:rFonts w:ascii="Arial" w:hAnsi="Arial" w:cs="Arial"/>
          <w:noProof/>
        </w:rPr>
        <w:t xml:space="preserve">. </w:t>
      </w:r>
      <w:r w:rsidR="00B64D8C" w:rsidRPr="00546E36">
        <w:rPr>
          <w:rFonts w:ascii="Arial" w:hAnsi="Arial" w:cs="Arial"/>
          <w:noProof/>
        </w:rPr>
        <w:t xml:space="preserve">Un ejemplo del uso de </w:t>
      </w:r>
      <w:r w:rsidR="00B64D8C">
        <w:rPr>
          <w:rFonts w:ascii="Arial" w:hAnsi="Arial" w:cs="Arial"/>
          <w:noProof/>
        </w:rPr>
        <w:t>estos elementos</w:t>
      </w:r>
      <w:r w:rsidR="00B64D8C" w:rsidRPr="00546E36">
        <w:rPr>
          <w:rFonts w:ascii="Arial" w:hAnsi="Arial" w:cs="Arial"/>
          <w:noProof/>
        </w:rPr>
        <w:t xml:space="preserve"> puede verse en la </w:t>
      </w:r>
      <w:r w:rsidR="00B64D8C">
        <w:rPr>
          <w:rFonts w:ascii="Arial" w:hAnsi="Arial" w:cs="Arial"/>
          <w:noProof/>
        </w:rPr>
        <w:fldChar w:fldCharType="begin"/>
      </w:r>
      <w:r w:rsidR="00B64D8C">
        <w:rPr>
          <w:rFonts w:ascii="Arial" w:hAnsi="Arial" w:cs="Arial"/>
          <w:noProof/>
        </w:rPr>
        <w:instrText xml:space="preserve"> REF _Ref65173703 \h </w:instrText>
      </w:r>
      <w:r w:rsidR="00B64D8C">
        <w:rPr>
          <w:rFonts w:ascii="Arial" w:hAnsi="Arial" w:cs="Arial"/>
          <w:noProof/>
        </w:rPr>
      </w:r>
      <w:r w:rsidR="00B64D8C">
        <w:rPr>
          <w:rFonts w:ascii="Arial" w:hAnsi="Arial" w:cs="Arial"/>
          <w:noProof/>
        </w:rPr>
        <w:fldChar w:fldCharType="separate"/>
      </w:r>
      <w:r w:rsidR="00B64D8C">
        <w:t xml:space="preserve">Ilustración </w:t>
      </w:r>
      <w:r w:rsidR="00B64D8C">
        <w:rPr>
          <w:noProof/>
        </w:rPr>
        <w:t>6</w:t>
      </w:r>
      <w:r w:rsidR="00B64D8C">
        <w:t xml:space="preserve"> Ejemplo del uso de anotaciones y comentarios</w:t>
      </w:r>
      <w:r w:rsidR="00B64D8C">
        <w:rPr>
          <w:rFonts w:ascii="Arial" w:hAnsi="Arial" w:cs="Arial"/>
          <w:noProof/>
        </w:rPr>
        <w:fldChar w:fldCharType="end"/>
      </w:r>
      <w:r w:rsidR="00B64D8C">
        <w:rPr>
          <w:rFonts w:ascii="Arial" w:hAnsi="Arial" w:cs="Arial"/>
          <w:noProof/>
        </w:rPr>
        <w:t>.</w:t>
      </w:r>
    </w:p>
    <w:p w14:paraId="5CAE05A4" w14:textId="1E615DDF" w:rsidR="00540DE8" w:rsidRDefault="00540DE8" w:rsidP="00540DE8">
      <w:pPr>
        <w:spacing w:after="0" w:line="240" w:lineRule="auto"/>
        <w:jc w:val="both"/>
        <w:rPr>
          <w:rFonts w:ascii="Arial" w:hAnsi="Arial" w:cs="Arial"/>
          <w:b/>
          <w:i/>
          <w:noProof/>
        </w:rPr>
      </w:pPr>
    </w:p>
    <w:p w14:paraId="36D7CF6D" w14:textId="256AFDCA" w:rsidR="00540DE8" w:rsidRDefault="00540DE8" w:rsidP="00540DE8">
      <w:pPr>
        <w:keepNext/>
        <w:spacing w:after="0" w:line="240" w:lineRule="auto"/>
        <w:jc w:val="center"/>
      </w:pPr>
      <w:r>
        <w:rPr>
          <w:rFonts w:ascii="Arial" w:hAnsi="Arial" w:cs="Arial"/>
          <w:b/>
          <w:i/>
          <w:noProof/>
        </w:rPr>
        <w:lastRenderedPageBreak/>
        <w:drawing>
          <wp:inline distT="0" distB="0" distL="0" distR="0" wp14:anchorId="6A74E844" wp14:editId="47866D31">
            <wp:extent cx="6324600" cy="3619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4600" cy="3619500"/>
                    </a:xfrm>
                    <a:prstGeom prst="rect">
                      <a:avLst/>
                    </a:prstGeom>
                    <a:noFill/>
                    <a:ln>
                      <a:noFill/>
                    </a:ln>
                  </pic:spPr>
                </pic:pic>
              </a:graphicData>
            </a:graphic>
          </wp:inline>
        </w:drawing>
      </w:r>
    </w:p>
    <w:p w14:paraId="185AF1C1" w14:textId="22E8AC74" w:rsidR="00540DE8" w:rsidRDefault="00540DE8" w:rsidP="00540DE8">
      <w:pPr>
        <w:pStyle w:val="Descripcin"/>
        <w:jc w:val="center"/>
      </w:pPr>
      <w:bookmarkStart w:id="39" w:name="_Ref65173703"/>
      <w:bookmarkStart w:id="40" w:name="_Toc65255443"/>
      <w:r>
        <w:t xml:space="preserve">Ilustración </w:t>
      </w:r>
      <w:fldSimple w:instr=" SEQ Ilustración \* ARABIC ">
        <w:r w:rsidR="00BB7C15">
          <w:rPr>
            <w:noProof/>
          </w:rPr>
          <w:t>9</w:t>
        </w:r>
      </w:fldSimple>
      <w:r>
        <w:t xml:space="preserve"> Ejemplo del uso de anotaciones y comentarios</w:t>
      </w:r>
      <w:bookmarkEnd w:id="39"/>
      <w:bookmarkEnd w:id="40"/>
    </w:p>
    <w:p w14:paraId="76B707AF" w14:textId="76E64904" w:rsidR="004B305A" w:rsidRPr="004B305A" w:rsidRDefault="004B305A" w:rsidP="00FE5FF4">
      <w:pPr>
        <w:jc w:val="both"/>
        <w:rPr>
          <w:rFonts w:ascii="Arial" w:hAnsi="Arial" w:cs="Arial"/>
        </w:rPr>
      </w:pPr>
      <w:r w:rsidRPr="004B305A">
        <w:rPr>
          <w:rFonts w:ascii="Arial" w:hAnsi="Arial" w:cs="Arial"/>
          <w:b/>
        </w:rPr>
        <w:t>Nota</w:t>
      </w:r>
      <w:r w:rsidRPr="004B305A">
        <w:rPr>
          <w:rFonts w:ascii="Arial" w:hAnsi="Arial" w:cs="Arial"/>
        </w:rPr>
        <w:t>: Las palabras reservadas son sensibles a mayúsculas y minúsculas por lo que se debe tener cuidado con su utilización para evitar errores.</w:t>
      </w:r>
    </w:p>
    <w:p w14:paraId="505D0DBB" w14:textId="3EFC485A" w:rsidR="00041B4F" w:rsidRDefault="008613B8" w:rsidP="008613B8">
      <w:pPr>
        <w:spacing w:after="0" w:line="240" w:lineRule="auto"/>
        <w:jc w:val="both"/>
        <w:rPr>
          <w:rFonts w:ascii="Arial" w:hAnsi="Arial" w:cs="Arial"/>
          <w:sz w:val="20"/>
          <w:szCs w:val="20"/>
          <w:lang w:eastAsia="es-ES"/>
        </w:rPr>
      </w:pPr>
      <w:r w:rsidRPr="00746DAE">
        <w:rPr>
          <w:rFonts w:ascii="Arial" w:hAnsi="Arial" w:cs="Arial"/>
          <w:lang w:eastAsia="es-ES"/>
        </w:rPr>
        <w:t>Una vez se ha generado el</w:t>
      </w:r>
      <w:r w:rsidR="00A328DF" w:rsidRPr="00746DAE">
        <w:rPr>
          <w:rFonts w:ascii="Arial" w:hAnsi="Arial" w:cs="Arial"/>
          <w:lang w:eastAsia="es-ES"/>
        </w:rPr>
        <w:t xml:space="preserve"> archivo </w:t>
      </w:r>
      <w:proofErr w:type="spellStart"/>
      <w:r w:rsidR="00A328DF" w:rsidRPr="00746DAE">
        <w:rPr>
          <w:rFonts w:ascii="Arial" w:hAnsi="Arial" w:cs="Arial"/>
          <w:lang w:eastAsia="es-ES"/>
        </w:rPr>
        <w:t>modeloContribuyentes.sql</w:t>
      </w:r>
      <w:proofErr w:type="spellEnd"/>
      <w:r w:rsidR="00A328DF" w:rsidRPr="00746DAE">
        <w:rPr>
          <w:rFonts w:ascii="Arial" w:hAnsi="Arial" w:cs="Arial"/>
          <w:lang w:eastAsia="es-ES"/>
        </w:rPr>
        <w:t xml:space="preserve"> se da clic derecho sobre el nombre de este archivo y se da clic en la opción Generar Modelo desde archivo </w:t>
      </w:r>
      <w:proofErr w:type="spellStart"/>
      <w:r w:rsidR="00A328DF" w:rsidRPr="00746DAE">
        <w:rPr>
          <w:rFonts w:ascii="Arial" w:hAnsi="Arial" w:cs="Arial"/>
          <w:lang w:eastAsia="es-ES"/>
        </w:rPr>
        <w:t>Sql</w:t>
      </w:r>
      <w:proofErr w:type="spellEnd"/>
      <w:r w:rsidR="00A328DF" w:rsidRPr="00746DAE">
        <w:rPr>
          <w:rFonts w:ascii="Arial" w:hAnsi="Arial" w:cs="Arial"/>
          <w:lang w:eastAsia="es-ES"/>
        </w:rPr>
        <w:t>, como se muestra en la</w:t>
      </w:r>
      <w:r w:rsidR="00A328DF">
        <w:rPr>
          <w:rFonts w:ascii="Arial" w:hAnsi="Arial" w:cs="Arial"/>
          <w:sz w:val="20"/>
          <w:szCs w:val="20"/>
          <w:lang w:eastAsia="es-ES"/>
        </w:rPr>
        <w:t xml:space="preserve"> </w:t>
      </w:r>
      <w:r w:rsidR="00A328DF">
        <w:rPr>
          <w:rFonts w:ascii="Arial" w:hAnsi="Arial" w:cs="Arial"/>
          <w:sz w:val="20"/>
          <w:szCs w:val="20"/>
          <w:lang w:eastAsia="es-ES"/>
        </w:rPr>
        <w:fldChar w:fldCharType="begin"/>
      </w:r>
      <w:r w:rsidR="00A328DF">
        <w:rPr>
          <w:rFonts w:ascii="Arial" w:hAnsi="Arial" w:cs="Arial"/>
          <w:sz w:val="20"/>
          <w:szCs w:val="20"/>
          <w:lang w:eastAsia="es-ES"/>
        </w:rPr>
        <w:instrText xml:space="preserve"> REF _Ref65225927 \h </w:instrText>
      </w:r>
      <w:r w:rsidR="00A328DF">
        <w:rPr>
          <w:rFonts w:ascii="Arial" w:hAnsi="Arial" w:cs="Arial"/>
          <w:sz w:val="20"/>
          <w:szCs w:val="20"/>
          <w:lang w:eastAsia="es-ES"/>
        </w:rPr>
      </w:r>
      <w:r w:rsidR="00A328DF">
        <w:rPr>
          <w:rFonts w:ascii="Arial" w:hAnsi="Arial" w:cs="Arial"/>
          <w:sz w:val="20"/>
          <w:szCs w:val="20"/>
          <w:lang w:eastAsia="es-ES"/>
        </w:rPr>
        <w:fldChar w:fldCharType="separate"/>
      </w:r>
      <w:r w:rsidR="00A328DF">
        <w:t xml:space="preserve">Ilustración </w:t>
      </w:r>
      <w:r w:rsidR="00A328DF">
        <w:rPr>
          <w:noProof/>
        </w:rPr>
        <w:t>7</w:t>
      </w:r>
      <w:r w:rsidR="00A328DF">
        <w:t xml:space="preserve"> Generación del modelo de entrada a partir del script </w:t>
      </w:r>
      <w:proofErr w:type="spellStart"/>
      <w:r w:rsidR="00A328DF">
        <w:t>sql</w:t>
      </w:r>
      <w:proofErr w:type="spellEnd"/>
      <w:r w:rsidR="00A328DF">
        <w:rPr>
          <w:rFonts w:ascii="Arial" w:hAnsi="Arial" w:cs="Arial"/>
          <w:sz w:val="20"/>
          <w:szCs w:val="20"/>
          <w:lang w:eastAsia="es-ES"/>
        </w:rPr>
        <w:fldChar w:fldCharType="end"/>
      </w:r>
      <w:r w:rsidR="00A328DF">
        <w:rPr>
          <w:rFonts w:ascii="Arial" w:hAnsi="Arial" w:cs="Arial"/>
          <w:sz w:val="20"/>
          <w:szCs w:val="20"/>
          <w:lang w:eastAsia="es-ES"/>
        </w:rPr>
        <w:t>.</w:t>
      </w:r>
    </w:p>
    <w:p w14:paraId="6F707FA8" w14:textId="77777777" w:rsidR="00A328DF" w:rsidRDefault="00A328DF" w:rsidP="008613B8">
      <w:pPr>
        <w:spacing w:after="0" w:line="240" w:lineRule="auto"/>
        <w:jc w:val="both"/>
        <w:rPr>
          <w:rFonts w:ascii="Arial" w:hAnsi="Arial" w:cs="Arial"/>
          <w:sz w:val="20"/>
          <w:szCs w:val="20"/>
          <w:lang w:eastAsia="es-ES"/>
        </w:rPr>
      </w:pPr>
    </w:p>
    <w:p w14:paraId="0B774342" w14:textId="77777777" w:rsidR="00A328DF" w:rsidRDefault="00A328DF" w:rsidP="00A328DF">
      <w:pPr>
        <w:keepNext/>
        <w:spacing w:after="0" w:line="240" w:lineRule="auto"/>
        <w:jc w:val="both"/>
      </w:pPr>
      <w:r>
        <w:rPr>
          <w:rFonts w:ascii="Arial" w:hAnsi="Arial" w:cs="Arial"/>
          <w:noProof/>
          <w:sz w:val="20"/>
          <w:szCs w:val="20"/>
          <w:lang w:eastAsia="es-ES"/>
        </w:rPr>
        <w:lastRenderedPageBreak/>
        <w:drawing>
          <wp:inline distT="0" distB="0" distL="0" distR="0" wp14:anchorId="2901682F" wp14:editId="75D6057A">
            <wp:extent cx="6324600" cy="4686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4600" cy="4686300"/>
                    </a:xfrm>
                    <a:prstGeom prst="rect">
                      <a:avLst/>
                    </a:prstGeom>
                    <a:noFill/>
                    <a:ln>
                      <a:noFill/>
                    </a:ln>
                  </pic:spPr>
                </pic:pic>
              </a:graphicData>
            </a:graphic>
          </wp:inline>
        </w:drawing>
      </w:r>
    </w:p>
    <w:p w14:paraId="0B43B5A8" w14:textId="76091EA7" w:rsidR="00A328DF" w:rsidRDefault="00A328DF" w:rsidP="00A328DF">
      <w:pPr>
        <w:pStyle w:val="Descripcin"/>
        <w:jc w:val="center"/>
      </w:pPr>
      <w:bookmarkStart w:id="41" w:name="_Ref65225927"/>
      <w:bookmarkStart w:id="42" w:name="_Toc65255444"/>
      <w:r>
        <w:t xml:space="preserve">Ilustración </w:t>
      </w:r>
      <w:fldSimple w:instr=" SEQ Ilustración \* ARABIC ">
        <w:r w:rsidR="00BB7C15">
          <w:rPr>
            <w:noProof/>
          </w:rPr>
          <w:t>10</w:t>
        </w:r>
      </w:fldSimple>
      <w:r>
        <w:t xml:space="preserve"> Generación del modelo de entrada a partir del script </w:t>
      </w:r>
      <w:proofErr w:type="spellStart"/>
      <w:r>
        <w:t>sql</w:t>
      </w:r>
      <w:bookmarkEnd w:id="41"/>
      <w:bookmarkEnd w:id="42"/>
      <w:proofErr w:type="spellEnd"/>
    </w:p>
    <w:p w14:paraId="66DC467A" w14:textId="16BD0763" w:rsidR="00A5648C" w:rsidRDefault="00A5648C" w:rsidP="00A5648C">
      <w:pPr>
        <w:rPr>
          <w:rFonts w:ascii="Arial" w:hAnsi="Arial" w:cs="Arial"/>
        </w:rPr>
      </w:pPr>
      <w:r w:rsidRPr="00A5648C">
        <w:rPr>
          <w:rFonts w:ascii="Arial" w:hAnsi="Arial" w:cs="Arial"/>
        </w:rPr>
        <w:t>Finalmente</w:t>
      </w:r>
      <w:r>
        <w:rPr>
          <w:rFonts w:ascii="Arial" w:hAnsi="Arial" w:cs="Arial"/>
        </w:rPr>
        <w:t>,</w:t>
      </w:r>
      <w:r w:rsidRPr="00A5648C">
        <w:rPr>
          <w:rFonts w:ascii="Arial" w:hAnsi="Arial" w:cs="Arial"/>
        </w:rPr>
        <w:t xml:space="preserve"> para generar el código fuente se ejecuta la tarea de </w:t>
      </w:r>
      <w:proofErr w:type="spellStart"/>
      <w:r w:rsidR="00746DAE">
        <w:rPr>
          <w:rFonts w:ascii="Arial" w:hAnsi="Arial" w:cs="Arial"/>
        </w:rPr>
        <w:t>A</w:t>
      </w:r>
      <w:r w:rsidRPr="00A5648C">
        <w:rPr>
          <w:rFonts w:ascii="Arial" w:hAnsi="Arial" w:cs="Arial"/>
        </w:rPr>
        <w:t>nt</w:t>
      </w:r>
      <w:proofErr w:type="spellEnd"/>
      <w:r w:rsidRPr="00A5648C">
        <w:rPr>
          <w:rFonts w:ascii="Arial" w:hAnsi="Arial" w:cs="Arial"/>
        </w:rPr>
        <w:t xml:space="preserve"> build.xml</w:t>
      </w:r>
      <w:r>
        <w:rPr>
          <w:rFonts w:ascii="Arial" w:hAnsi="Arial" w:cs="Arial"/>
        </w:rPr>
        <w:t xml:space="preserve"> como se muestra en la </w:t>
      </w:r>
      <w:r w:rsidR="0007280E">
        <w:rPr>
          <w:rFonts w:ascii="Arial" w:hAnsi="Arial" w:cs="Arial"/>
        </w:rPr>
        <w:fldChar w:fldCharType="begin"/>
      </w:r>
      <w:r w:rsidR="0007280E">
        <w:rPr>
          <w:rFonts w:ascii="Arial" w:hAnsi="Arial" w:cs="Arial"/>
        </w:rPr>
        <w:instrText xml:space="preserve"> REF _Ref65226147 \h </w:instrText>
      </w:r>
      <w:r w:rsidR="0007280E">
        <w:rPr>
          <w:rFonts w:ascii="Arial" w:hAnsi="Arial" w:cs="Arial"/>
        </w:rPr>
      </w:r>
      <w:r w:rsidR="0007280E">
        <w:rPr>
          <w:rFonts w:ascii="Arial" w:hAnsi="Arial" w:cs="Arial"/>
        </w:rPr>
        <w:fldChar w:fldCharType="separate"/>
      </w:r>
      <w:r w:rsidR="0007280E">
        <w:t xml:space="preserve">Ilustración </w:t>
      </w:r>
      <w:r w:rsidR="0007280E">
        <w:rPr>
          <w:noProof/>
        </w:rPr>
        <w:t>8</w:t>
      </w:r>
      <w:r w:rsidR="0007280E">
        <w:t xml:space="preserve"> Ejecución de la tarea de </w:t>
      </w:r>
      <w:proofErr w:type="spellStart"/>
      <w:r w:rsidR="0007280E">
        <w:t>ant</w:t>
      </w:r>
      <w:proofErr w:type="spellEnd"/>
      <w:r w:rsidR="0007280E">
        <w:t xml:space="preserve"> que genera el código fuente</w:t>
      </w:r>
      <w:r w:rsidR="0007280E">
        <w:rPr>
          <w:rFonts w:ascii="Arial" w:hAnsi="Arial" w:cs="Arial"/>
        </w:rPr>
        <w:fldChar w:fldCharType="end"/>
      </w:r>
      <w:r w:rsidR="0007280E">
        <w:rPr>
          <w:rFonts w:ascii="Arial" w:hAnsi="Arial" w:cs="Arial"/>
        </w:rPr>
        <w:t>.</w:t>
      </w:r>
    </w:p>
    <w:p w14:paraId="4811D51A" w14:textId="465896D2" w:rsidR="0007280E" w:rsidRDefault="0007280E" w:rsidP="0007280E">
      <w:pPr>
        <w:keepNext/>
        <w:jc w:val="center"/>
      </w:pPr>
      <w:r>
        <w:rPr>
          <w:rFonts w:ascii="Arial" w:hAnsi="Arial" w:cs="Arial"/>
          <w:noProof/>
        </w:rPr>
        <w:lastRenderedPageBreak/>
        <w:drawing>
          <wp:inline distT="0" distB="0" distL="0" distR="0" wp14:anchorId="211DA4E1" wp14:editId="18A546EA">
            <wp:extent cx="6324600" cy="47472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4747260"/>
                    </a:xfrm>
                    <a:prstGeom prst="rect">
                      <a:avLst/>
                    </a:prstGeom>
                    <a:noFill/>
                    <a:ln>
                      <a:noFill/>
                    </a:ln>
                  </pic:spPr>
                </pic:pic>
              </a:graphicData>
            </a:graphic>
          </wp:inline>
        </w:drawing>
      </w:r>
    </w:p>
    <w:p w14:paraId="5DDA9425" w14:textId="25EEA483" w:rsidR="00A5648C" w:rsidRDefault="0007280E" w:rsidP="0007280E">
      <w:pPr>
        <w:pStyle w:val="Descripcin"/>
        <w:jc w:val="center"/>
      </w:pPr>
      <w:bookmarkStart w:id="43" w:name="_Ref65226147"/>
      <w:bookmarkStart w:id="44" w:name="_Toc65255445"/>
      <w:r>
        <w:t xml:space="preserve">Ilustración </w:t>
      </w:r>
      <w:fldSimple w:instr=" SEQ Ilustración \* ARABIC ">
        <w:r w:rsidR="00BB7C15">
          <w:rPr>
            <w:noProof/>
          </w:rPr>
          <w:t>11</w:t>
        </w:r>
      </w:fldSimple>
      <w:r>
        <w:t xml:space="preserve"> Ejecución de la tarea de </w:t>
      </w:r>
      <w:proofErr w:type="spellStart"/>
      <w:r>
        <w:t>ant</w:t>
      </w:r>
      <w:proofErr w:type="spellEnd"/>
      <w:r>
        <w:t xml:space="preserve"> que genera el código fuente</w:t>
      </w:r>
      <w:bookmarkEnd w:id="43"/>
      <w:bookmarkEnd w:id="44"/>
    </w:p>
    <w:p w14:paraId="7AC869DD" w14:textId="7BA20E72" w:rsidR="00D13CF2" w:rsidRPr="00746DAE" w:rsidRDefault="00D13CF2" w:rsidP="00D13CF2">
      <w:pPr>
        <w:rPr>
          <w:rFonts w:ascii="Arial" w:hAnsi="Arial" w:cs="Arial"/>
        </w:rPr>
      </w:pPr>
      <w:r w:rsidRPr="00746DAE">
        <w:rPr>
          <w:rFonts w:ascii="Arial" w:hAnsi="Arial" w:cs="Arial"/>
        </w:rPr>
        <w:t>Una vez se ha ejecutado esta tarea</w:t>
      </w:r>
      <w:r w:rsidR="004E69C2" w:rsidRPr="00746DAE">
        <w:rPr>
          <w:rFonts w:ascii="Arial" w:hAnsi="Arial" w:cs="Arial"/>
        </w:rPr>
        <w:t xml:space="preserve">, se debe refrescar el directorio </w:t>
      </w:r>
      <w:proofErr w:type="spellStart"/>
      <w:r w:rsidR="004E69C2" w:rsidRPr="00746DAE">
        <w:rPr>
          <w:rFonts w:ascii="Arial" w:hAnsi="Arial" w:cs="Arial"/>
        </w:rPr>
        <w:t>generated</w:t>
      </w:r>
      <w:proofErr w:type="spellEnd"/>
      <w:r w:rsidR="0009203F" w:rsidRPr="00746DAE">
        <w:rPr>
          <w:rFonts w:ascii="Arial" w:hAnsi="Arial" w:cs="Arial"/>
        </w:rPr>
        <w:t xml:space="preserve"> y dentro de este aparece el código generado como se muestra en la </w:t>
      </w:r>
      <w:r w:rsidR="00D9068B" w:rsidRPr="00746DAE">
        <w:rPr>
          <w:rFonts w:ascii="Arial" w:hAnsi="Arial" w:cs="Arial"/>
        </w:rPr>
        <w:fldChar w:fldCharType="begin"/>
      </w:r>
      <w:r w:rsidR="00D9068B" w:rsidRPr="00746DAE">
        <w:rPr>
          <w:rFonts w:ascii="Arial" w:hAnsi="Arial" w:cs="Arial"/>
        </w:rPr>
        <w:instrText xml:space="preserve"> REF _Ref65229971 \h </w:instrText>
      </w:r>
      <w:r w:rsidR="00746DAE">
        <w:rPr>
          <w:rFonts w:ascii="Arial" w:hAnsi="Arial" w:cs="Arial"/>
        </w:rPr>
        <w:instrText xml:space="preserve"> \* MERGEFORMAT </w:instrText>
      </w:r>
      <w:r w:rsidR="00D9068B" w:rsidRPr="00746DAE">
        <w:rPr>
          <w:rFonts w:ascii="Arial" w:hAnsi="Arial" w:cs="Arial"/>
        </w:rPr>
      </w:r>
      <w:r w:rsidR="00D9068B" w:rsidRPr="00746DAE">
        <w:rPr>
          <w:rFonts w:ascii="Arial" w:hAnsi="Arial" w:cs="Arial"/>
        </w:rPr>
        <w:fldChar w:fldCharType="separate"/>
      </w:r>
      <w:r w:rsidR="00D9068B" w:rsidRPr="00746DAE">
        <w:rPr>
          <w:rFonts w:ascii="Arial" w:hAnsi="Arial" w:cs="Arial"/>
        </w:rPr>
        <w:t xml:space="preserve">Ilustración </w:t>
      </w:r>
      <w:r w:rsidR="00D9068B" w:rsidRPr="00746DAE">
        <w:rPr>
          <w:rFonts w:ascii="Arial" w:hAnsi="Arial" w:cs="Arial"/>
          <w:noProof/>
        </w:rPr>
        <w:t>9</w:t>
      </w:r>
      <w:r w:rsidR="00D9068B" w:rsidRPr="00746DAE">
        <w:rPr>
          <w:rFonts w:ascii="Arial" w:hAnsi="Arial" w:cs="Arial"/>
        </w:rPr>
        <w:t xml:space="preserve"> Visualización del código generado</w:t>
      </w:r>
      <w:r w:rsidR="00D9068B" w:rsidRPr="00746DAE">
        <w:rPr>
          <w:rFonts w:ascii="Arial" w:hAnsi="Arial" w:cs="Arial"/>
        </w:rPr>
        <w:fldChar w:fldCharType="end"/>
      </w:r>
      <w:r w:rsidR="00D9068B" w:rsidRPr="00746DAE">
        <w:rPr>
          <w:rFonts w:ascii="Arial" w:hAnsi="Arial" w:cs="Arial"/>
        </w:rPr>
        <w:t>. En esta carpeta aparen la siguiente estructura:</w:t>
      </w:r>
    </w:p>
    <w:p w14:paraId="382B2FC5" w14:textId="612FC5D6" w:rsidR="00D9068B" w:rsidRPr="00746DAE" w:rsidRDefault="00D9068B" w:rsidP="00D9068B">
      <w:pPr>
        <w:pStyle w:val="Prrafodelista"/>
        <w:numPr>
          <w:ilvl w:val="0"/>
          <w:numId w:val="23"/>
        </w:numPr>
        <w:rPr>
          <w:rFonts w:ascii="Arial" w:hAnsi="Arial" w:cs="Arial"/>
        </w:rPr>
      </w:pPr>
      <w:proofErr w:type="spellStart"/>
      <w:r w:rsidRPr="00746DAE">
        <w:rPr>
          <w:rFonts w:ascii="Arial" w:hAnsi="Arial" w:cs="Arial"/>
          <w:b/>
        </w:rPr>
        <w:t>FacesMuisca</w:t>
      </w:r>
      <w:proofErr w:type="spellEnd"/>
      <w:r w:rsidRPr="00746DAE">
        <w:rPr>
          <w:rFonts w:ascii="Arial" w:hAnsi="Arial" w:cs="Arial"/>
        </w:rPr>
        <w:t>: Contiene el WBO</w:t>
      </w:r>
      <w:r w:rsidR="008B0A73" w:rsidRPr="00746DAE">
        <w:rPr>
          <w:rFonts w:ascii="Arial" w:hAnsi="Arial" w:cs="Arial"/>
        </w:rPr>
        <w:t>, los recursos, la configuración de faces-config-beans.xml</w:t>
      </w:r>
      <w:r w:rsidRPr="00746DAE">
        <w:rPr>
          <w:rFonts w:ascii="Arial" w:hAnsi="Arial" w:cs="Arial"/>
        </w:rPr>
        <w:t xml:space="preserve"> y las </w:t>
      </w:r>
      <w:proofErr w:type="spellStart"/>
      <w:r w:rsidRPr="00746DAE">
        <w:rPr>
          <w:rFonts w:ascii="Arial" w:hAnsi="Arial" w:cs="Arial"/>
        </w:rPr>
        <w:t>jsp</w:t>
      </w:r>
      <w:proofErr w:type="spellEnd"/>
      <w:r w:rsidRPr="00746DAE">
        <w:rPr>
          <w:rFonts w:ascii="Arial" w:hAnsi="Arial" w:cs="Arial"/>
        </w:rPr>
        <w:t xml:space="preserve"> de listar, crear y actualiza</w:t>
      </w:r>
      <w:r w:rsidR="005F4974" w:rsidRPr="00746DAE">
        <w:rPr>
          <w:rFonts w:ascii="Arial" w:hAnsi="Arial" w:cs="Arial"/>
        </w:rPr>
        <w:t>r</w:t>
      </w:r>
      <w:r w:rsidRPr="00746DAE">
        <w:rPr>
          <w:rFonts w:ascii="Arial" w:hAnsi="Arial" w:cs="Arial"/>
        </w:rPr>
        <w:t xml:space="preserve"> con su re</w:t>
      </w:r>
      <w:r w:rsidR="008B0A73" w:rsidRPr="00746DAE">
        <w:rPr>
          <w:rFonts w:ascii="Arial" w:hAnsi="Arial" w:cs="Arial"/>
        </w:rPr>
        <w:t>s</w:t>
      </w:r>
      <w:r w:rsidRPr="00746DAE">
        <w:rPr>
          <w:rFonts w:ascii="Arial" w:hAnsi="Arial" w:cs="Arial"/>
        </w:rPr>
        <w:t>pectiva implementación de Muisca faces.</w:t>
      </w:r>
    </w:p>
    <w:p w14:paraId="1929A7EE" w14:textId="2AAC31ED" w:rsidR="00D9068B" w:rsidRPr="00746DAE" w:rsidRDefault="00D9068B" w:rsidP="00D9068B">
      <w:pPr>
        <w:pStyle w:val="Prrafodelista"/>
        <w:numPr>
          <w:ilvl w:val="0"/>
          <w:numId w:val="23"/>
        </w:numPr>
        <w:rPr>
          <w:rFonts w:ascii="Arial" w:hAnsi="Arial" w:cs="Arial"/>
        </w:rPr>
      </w:pPr>
      <w:proofErr w:type="spellStart"/>
      <w:r w:rsidRPr="00746DAE">
        <w:rPr>
          <w:rFonts w:ascii="Arial" w:hAnsi="Arial" w:cs="Arial"/>
          <w:b/>
        </w:rPr>
        <w:t>PrefBuses</w:t>
      </w:r>
      <w:proofErr w:type="spellEnd"/>
      <w:r w:rsidRPr="00746DAE">
        <w:rPr>
          <w:rFonts w:ascii="Arial" w:hAnsi="Arial" w:cs="Arial"/>
        </w:rPr>
        <w:t xml:space="preserve">: Donde </w:t>
      </w:r>
      <w:proofErr w:type="spellStart"/>
      <w:r w:rsidRPr="00746DAE">
        <w:rPr>
          <w:rFonts w:ascii="Arial" w:hAnsi="Arial" w:cs="Arial"/>
          <w:b/>
        </w:rPr>
        <w:t>Pref</w:t>
      </w:r>
      <w:proofErr w:type="spellEnd"/>
      <w:r w:rsidRPr="00746DAE">
        <w:rPr>
          <w:rFonts w:ascii="Arial" w:hAnsi="Arial" w:cs="Arial"/>
        </w:rPr>
        <w:t xml:space="preserve"> corresponde a las tres primeras letras del nombre del módulo. En esta carpeta se generan las acciones, servicios, </w:t>
      </w:r>
      <w:proofErr w:type="spellStart"/>
      <w:r w:rsidRPr="00746DAE">
        <w:rPr>
          <w:rFonts w:ascii="Arial" w:hAnsi="Arial" w:cs="Arial"/>
        </w:rPr>
        <w:t>DAOs</w:t>
      </w:r>
      <w:proofErr w:type="spellEnd"/>
      <w:r w:rsidRPr="00746DAE">
        <w:rPr>
          <w:rFonts w:ascii="Arial" w:hAnsi="Arial" w:cs="Arial"/>
        </w:rPr>
        <w:t xml:space="preserve"> y Tos.</w:t>
      </w:r>
    </w:p>
    <w:p w14:paraId="467FDCAA" w14:textId="66DDC31C" w:rsidR="005F4974" w:rsidRPr="00746DAE" w:rsidRDefault="008B0A73" w:rsidP="005F4974">
      <w:pPr>
        <w:pStyle w:val="Prrafodelista"/>
        <w:numPr>
          <w:ilvl w:val="0"/>
          <w:numId w:val="23"/>
        </w:numPr>
        <w:rPr>
          <w:rFonts w:ascii="Arial" w:hAnsi="Arial" w:cs="Arial"/>
        </w:rPr>
      </w:pPr>
      <w:proofErr w:type="spellStart"/>
      <w:r w:rsidRPr="00746DAE">
        <w:rPr>
          <w:rFonts w:ascii="Arial" w:hAnsi="Arial" w:cs="Arial"/>
          <w:b/>
        </w:rPr>
        <w:t>WebNombremodulo</w:t>
      </w:r>
      <w:proofErr w:type="spellEnd"/>
      <w:r w:rsidRPr="00746DAE">
        <w:rPr>
          <w:rFonts w:ascii="Arial" w:hAnsi="Arial" w:cs="Arial"/>
        </w:rPr>
        <w:t xml:space="preserve">: Contiene </w:t>
      </w:r>
      <w:r w:rsidR="005F4974" w:rsidRPr="00746DAE">
        <w:rPr>
          <w:rFonts w:ascii="Arial" w:hAnsi="Arial" w:cs="Arial"/>
        </w:rPr>
        <w:t xml:space="preserve">el WBO, los recursos, </w:t>
      </w:r>
      <w:r w:rsidR="008319DA" w:rsidRPr="00746DAE">
        <w:rPr>
          <w:rFonts w:ascii="Arial" w:hAnsi="Arial" w:cs="Arial"/>
        </w:rPr>
        <w:t xml:space="preserve">el </w:t>
      </w:r>
      <w:proofErr w:type="spellStart"/>
      <w:r w:rsidR="008319DA" w:rsidRPr="00746DAE">
        <w:rPr>
          <w:rFonts w:ascii="Arial" w:hAnsi="Arial" w:cs="Arial"/>
        </w:rPr>
        <w:t>servlet</w:t>
      </w:r>
      <w:proofErr w:type="spellEnd"/>
      <w:r w:rsidR="008319DA" w:rsidRPr="00746DAE">
        <w:rPr>
          <w:rFonts w:ascii="Arial" w:hAnsi="Arial" w:cs="Arial"/>
        </w:rPr>
        <w:t xml:space="preserve"> de pruebas, </w:t>
      </w:r>
      <w:r w:rsidR="005F4974" w:rsidRPr="00746DAE">
        <w:rPr>
          <w:rFonts w:ascii="Arial" w:hAnsi="Arial" w:cs="Arial"/>
        </w:rPr>
        <w:t xml:space="preserve">la configuración de faces-config-beans.xml y las páginas </w:t>
      </w:r>
      <w:proofErr w:type="spellStart"/>
      <w:r w:rsidR="005F4974" w:rsidRPr="00746DAE">
        <w:rPr>
          <w:rFonts w:ascii="Arial" w:hAnsi="Arial" w:cs="Arial"/>
        </w:rPr>
        <w:t>xhtml</w:t>
      </w:r>
      <w:proofErr w:type="spellEnd"/>
      <w:r w:rsidR="005F4974" w:rsidRPr="00746DAE">
        <w:rPr>
          <w:rFonts w:ascii="Arial" w:hAnsi="Arial" w:cs="Arial"/>
        </w:rPr>
        <w:t xml:space="preserve"> de listar, crear y actualizar con su respectiva implementación </w:t>
      </w:r>
      <w:proofErr w:type="spellStart"/>
      <w:r w:rsidR="005F4974" w:rsidRPr="00746DAE">
        <w:rPr>
          <w:rFonts w:ascii="Arial" w:hAnsi="Arial" w:cs="Arial"/>
        </w:rPr>
        <w:t>Primefaces</w:t>
      </w:r>
      <w:proofErr w:type="spellEnd"/>
      <w:r w:rsidR="005F4974" w:rsidRPr="00746DAE">
        <w:rPr>
          <w:rFonts w:ascii="Arial" w:hAnsi="Arial" w:cs="Arial"/>
        </w:rPr>
        <w:t>.</w:t>
      </w:r>
    </w:p>
    <w:p w14:paraId="2B041D74" w14:textId="6F1C2F56" w:rsidR="00D9068B" w:rsidRDefault="00D9068B" w:rsidP="005F4974">
      <w:pPr>
        <w:pStyle w:val="Prrafodelista"/>
      </w:pPr>
    </w:p>
    <w:p w14:paraId="4E3B0B46" w14:textId="3BC5311C" w:rsidR="00D9068B" w:rsidRDefault="00283595" w:rsidP="00D9068B">
      <w:pPr>
        <w:keepNext/>
      </w:pPr>
      <w:r>
        <w:rPr>
          <w:noProof/>
        </w:rPr>
        <w:lastRenderedPageBreak/>
        <w:drawing>
          <wp:inline distT="0" distB="0" distL="0" distR="0" wp14:anchorId="752767B3" wp14:editId="009DAB67">
            <wp:extent cx="6324600" cy="47091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600" cy="4709160"/>
                    </a:xfrm>
                    <a:prstGeom prst="rect">
                      <a:avLst/>
                    </a:prstGeom>
                    <a:noFill/>
                    <a:ln>
                      <a:noFill/>
                    </a:ln>
                  </pic:spPr>
                </pic:pic>
              </a:graphicData>
            </a:graphic>
          </wp:inline>
        </w:drawing>
      </w:r>
    </w:p>
    <w:p w14:paraId="24EA77F1" w14:textId="758DE62B" w:rsidR="0009203F" w:rsidRPr="00D13CF2" w:rsidRDefault="00D9068B" w:rsidP="00D9068B">
      <w:pPr>
        <w:pStyle w:val="Descripcin"/>
        <w:jc w:val="center"/>
      </w:pPr>
      <w:bookmarkStart w:id="45" w:name="_Ref65229971"/>
      <w:bookmarkStart w:id="46" w:name="_Toc65255446"/>
      <w:r>
        <w:t xml:space="preserve">Ilustración </w:t>
      </w:r>
      <w:fldSimple w:instr=" SEQ Ilustración \* ARABIC ">
        <w:r w:rsidR="00BB7C15">
          <w:rPr>
            <w:noProof/>
          </w:rPr>
          <w:t>12</w:t>
        </w:r>
      </w:fldSimple>
      <w:r>
        <w:t xml:space="preserve"> Visualización del código generado</w:t>
      </w:r>
      <w:bookmarkEnd w:id="45"/>
      <w:bookmarkEnd w:id="46"/>
    </w:p>
    <w:p w14:paraId="6B4AEE1E" w14:textId="45D23E93" w:rsidR="008613B8" w:rsidRDefault="008613B8" w:rsidP="008613B8">
      <w:pPr>
        <w:spacing w:after="0" w:line="240" w:lineRule="auto"/>
        <w:jc w:val="both"/>
        <w:rPr>
          <w:rFonts w:ascii="Arial" w:hAnsi="Arial" w:cs="Arial"/>
          <w:sz w:val="20"/>
          <w:szCs w:val="20"/>
          <w:lang w:eastAsia="es-ES"/>
        </w:rPr>
      </w:pPr>
    </w:p>
    <w:p w14:paraId="2DB75C61" w14:textId="1D0CD5F8" w:rsidR="00A328DF" w:rsidRPr="00746DAE" w:rsidRDefault="0092511F" w:rsidP="008613B8">
      <w:pPr>
        <w:spacing w:after="0" w:line="240" w:lineRule="auto"/>
        <w:jc w:val="both"/>
        <w:rPr>
          <w:rFonts w:ascii="Arial" w:hAnsi="Arial" w:cs="Arial"/>
          <w:lang w:eastAsia="es-ES"/>
        </w:rPr>
      </w:pPr>
      <w:r w:rsidRPr="00746DAE">
        <w:rPr>
          <w:rFonts w:ascii="Arial" w:hAnsi="Arial" w:cs="Arial"/>
          <w:lang w:eastAsia="es-ES"/>
        </w:rPr>
        <w:t xml:space="preserve">En </w:t>
      </w:r>
      <w:r w:rsidR="001656DF" w:rsidRPr="00746DAE">
        <w:rPr>
          <w:rFonts w:ascii="Arial" w:hAnsi="Arial" w:cs="Arial"/>
          <w:lang w:eastAsia="es-ES"/>
        </w:rPr>
        <w:t>resumen,</w:t>
      </w:r>
      <w:r w:rsidRPr="00746DAE">
        <w:rPr>
          <w:rFonts w:ascii="Arial" w:hAnsi="Arial" w:cs="Arial"/>
          <w:lang w:eastAsia="es-ES"/>
        </w:rPr>
        <w:t xml:space="preserve"> para la generación de código se requiere</w:t>
      </w:r>
      <w:r w:rsidR="001656DF" w:rsidRPr="00746DAE">
        <w:rPr>
          <w:rFonts w:ascii="Arial" w:hAnsi="Arial" w:cs="Arial"/>
          <w:lang w:eastAsia="es-ES"/>
        </w:rPr>
        <w:t>:</w:t>
      </w:r>
    </w:p>
    <w:p w14:paraId="1A0ED3D7" w14:textId="45E191FB" w:rsidR="001656DF" w:rsidRPr="00746DAE" w:rsidRDefault="001656DF" w:rsidP="008613B8">
      <w:pPr>
        <w:spacing w:after="0" w:line="240" w:lineRule="auto"/>
        <w:jc w:val="both"/>
        <w:rPr>
          <w:rFonts w:ascii="Arial" w:hAnsi="Arial" w:cs="Arial"/>
          <w:lang w:eastAsia="es-ES"/>
        </w:rPr>
      </w:pPr>
    </w:p>
    <w:p w14:paraId="79AA30D5" w14:textId="46D12679" w:rsidR="001656DF" w:rsidRPr="00746DAE" w:rsidRDefault="001656DF" w:rsidP="001656DF">
      <w:pPr>
        <w:pStyle w:val="Prrafodelista"/>
        <w:numPr>
          <w:ilvl w:val="0"/>
          <w:numId w:val="24"/>
        </w:numPr>
        <w:spacing w:after="0" w:line="240" w:lineRule="auto"/>
        <w:jc w:val="both"/>
        <w:rPr>
          <w:rFonts w:ascii="Arial" w:hAnsi="Arial" w:cs="Arial"/>
          <w:lang w:eastAsia="es-ES"/>
        </w:rPr>
      </w:pPr>
      <w:r w:rsidRPr="00746DAE">
        <w:rPr>
          <w:rFonts w:ascii="Arial" w:hAnsi="Arial" w:cs="Arial"/>
          <w:lang w:eastAsia="es-ES"/>
        </w:rPr>
        <w:t>Abrir los proyectos de la primera instancia</w:t>
      </w:r>
    </w:p>
    <w:p w14:paraId="60BDB830" w14:textId="1133D478" w:rsidR="001656DF" w:rsidRPr="00746DAE" w:rsidRDefault="001656DF" w:rsidP="001656DF">
      <w:pPr>
        <w:pStyle w:val="Prrafodelista"/>
        <w:numPr>
          <w:ilvl w:val="0"/>
          <w:numId w:val="24"/>
        </w:numPr>
        <w:spacing w:after="0" w:line="240" w:lineRule="auto"/>
        <w:jc w:val="both"/>
        <w:rPr>
          <w:rFonts w:ascii="Arial" w:hAnsi="Arial" w:cs="Arial"/>
          <w:lang w:eastAsia="es-ES"/>
        </w:rPr>
      </w:pPr>
      <w:r w:rsidRPr="00746DAE">
        <w:rPr>
          <w:rFonts w:ascii="Arial" w:hAnsi="Arial" w:cs="Arial"/>
          <w:lang w:eastAsia="es-ES"/>
        </w:rPr>
        <w:t xml:space="preserve">Ejecutar el plugin de </w:t>
      </w:r>
      <w:proofErr w:type="spellStart"/>
      <w:r w:rsidRPr="00746DAE">
        <w:rPr>
          <w:rFonts w:ascii="Arial" w:hAnsi="Arial" w:cs="Arial"/>
          <w:lang w:eastAsia="es-ES"/>
        </w:rPr>
        <w:t>xtext</w:t>
      </w:r>
      <w:proofErr w:type="spellEnd"/>
      <w:r w:rsidRPr="00746DAE">
        <w:rPr>
          <w:rFonts w:ascii="Arial" w:hAnsi="Arial" w:cs="Arial"/>
          <w:lang w:eastAsia="es-ES"/>
        </w:rPr>
        <w:t xml:space="preserve"> (</w:t>
      </w:r>
      <w:proofErr w:type="spellStart"/>
      <w:r w:rsidRPr="00746DAE">
        <w:rPr>
          <w:rFonts w:ascii="Arial" w:hAnsi="Arial" w:cs="Arial"/>
          <w:lang w:eastAsia="es-ES"/>
        </w:rPr>
        <w:t>co.gov.dian.xtext.arquitecturadian.dsl.sql</w:t>
      </w:r>
      <w:proofErr w:type="spellEnd"/>
      <w:r w:rsidRPr="00746DAE">
        <w:rPr>
          <w:rFonts w:ascii="Arial" w:hAnsi="Arial" w:cs="Arial"/>
          <w:lang w:eastAsia="es-ES"/>
        </w:rPr>
        <w:t>) en la segunda instancia</w:t>
      </w:r>
      <w:r w:rsidR="00386F76" w:rsidRPr="00746DAE">
        <w:rPr>
          <w:rFonts w:ascii="Arial" w:hAnsi="Arial" w:cs="Arial"/>
          <w:lang w:eastAsia="es-ES"/>
        </w:rPr>
        <w:t xml:space="preserve"> y abrir en ella el proyecto </w:t>
      </w:r>
      <w:proofErr w:type="spellStart"/>
      <w:r w:rsidR="00386F76" w:rsidRPr="00746DAE">
        <w:rPr>
          <w:rFonts w:ascii="Arial" w:hAnsi="Arial" w:cs="Arial"/>
          <w:lang w:eastAsia="es-ES"/>
        </w:rPr>
        <w:t>CadenaArquitectura</w:t>
      </w:r>
      <w:proofErr w:type="spellEnd"/>
      <w:r w:rsidRPr="00746DAE">
        <w:rPr>
          <w:rFonts w:ascii="Arial" w:hAnsi="Arial" w:cs="Arial"/>
          <w:lang w:eastAsia="es-ES"/>
        </w:rPr>
        <w:t>.</w:t>
      </w:r>
    </w:p>
    <w:p w14:paraId="51A9F4ED" w14:textId="64D65637" w:rsidR="001656DF" w:rsidRPr="00746DAE" w:rsidRDefault="001656DF" w:rsidP="001656DF">
      <w:pPr>
        <w:pStyle w:val="Prrafodelista"/>
        <w:numPr>
          <w:ilvl w:val="0"/>
          <w:numId w:val="24"/>
        </w:numPr>
        <w:spacing w:after="0" w:line="240" w:lineRule="auto"/>
        <w:jc w:val="both"/>
        <w:rPr>
          <w:rFonts w:ascii="Arial" w:hAnsi="Arial" w:cs="Arial"/>
          <w:lang w:eastAsia="es-ES"/>
        </w:rPr>
      </w:pPr>
      <w:r w:rsidRPr="00746DAE">
        <w:rPr>
          <w:rFonts w:ascii="Arial" w:hAnsi="Arial" w:cs="Arial"/>
          <w:lang w:eastAsia="es-ES"/>
        </w:rPr>
        <w:t xml:space="preserve">Crear el script de </w:t>
      </w:r>
      <w:proofErr w:type="spellStart"/>
      <w:r w:rsidRPr="00746DAE">
        <w:rPr>
          <w:rFonts w:ascii="Arial" w:hAnsi="Arial" w:cs="Arial"/>
          <w:lang w:eastAsia="es-ES"/>
        </w:rPr>
        <w:t>modeloContribuyentes.sql</w:t>
      </w:r>
      <w:proofErr w:type="spellEnd"/>
      <w:r w:rsidRPr="00746DAE">
        <w:rPr>
          <w:rFonts w:ascii="Arial" w:hAnsi="Arial" w:cs="Arial"/>
          <w:lang w:eastAsia="es-ES"/>
        </w:rPr>
        <w:t>.</w:t>
      </w:r>
    </w:p>
    <w:p w14:paraId="1B3EBA1E" w14:textId="4575F063" w:rsidR="001656DF" w:rsidRPr="00746DAE" w:rsidRDefault="001656DF" w:rsidP="001656DF">
      <w:pPr>
        <w:pStyle w:val="Prrafodelista"/>
        <w:numPr>
          <w:ilvl w:val="0"/>
          <w:numId w:val="24"/>
        </w:numPr>
        <w:spacing w:after="0" w:line="240" w:lineRule="auto"/>
        <w:jc w:val="both"/>
        <w:rPr>
          <w:rFonts w:ascii="Arial" w:hAnsi="Arial" w:cs="Arial"/>
          <w:lang w:eastAsia="es-ES"/>
        </w:rPr>
      </w:pPr>
      <w:r w:rsidRPr="00746DAE">
        <w:rPr>
          <w:rFonts w:ascii="Arial" w:hAnsi="Arial" w:cs="Arial"/>
          <w:lang w:eastAsia="es-ES"/>
        </w:rPr>
        <w:t xml:space="preserve">Ejecutar la opción Generar Modelo desde archivo </w:t>
      </w:r>
      <w:proofErr w:type="spellStart"/>
      <w:r w:rsidRPr="00746DAE">
        <w:rPr>
          <w:rFonts w:ascii="Arial" w:hAnsi="Arial" w:cs="Arial"/>
          <w:lang w:eastAsia="es-ES"/>
        </w:rPr>
        <w:t>Sql</w:t>
      </w:r>
      <w:proofErr w:type="spellEnd"/>
    </w:p>
    <w:p w14:paraId="5893DD68" w14:textId="43933F95" w:rsidR="001656DF" w:rsidRPr="00746DAE" w:rsidRDefault="001656DF" w:rsidP="001656DF">
      <w:pPr>
        <w:pStyle w:val="Prrafodelista"/>
        <w:numPr>
          <w:ilvl w:val="0"/>
          <w:numId w:val="24"/>
        </w:numPr>
        <w:spacing w:after="0" w:line="240" w:lineRule="auto"/>
        <w:jc w:val="both"/>
        <w:rPr>
          <w:rFonts w:ascii="Arial" w:hAnsi="Arial" w:cs="Arial"/>
          <w:lang w:eastAsia="es-ES"/>
        </w:rPr>
      </w:pPr>
      <w:r w:rsidRPr="00746DAE">
        <w:rPr>
          <w:rFonts w:ascii="Arial" w:hAnsi="Arial" w:cs="Arial"/>
          <w:lang w:eastAsia="es-ES"/>
        </w:rPr>
        <w:t xml:space="preserve">Ejecutar la tarea de </w:t>
      </w:r>
      <w:proofErr w:type="spellStart"/>
      <w:r w:rsidRPr="00746DAE">
        <w:rPr>
          <w:rFonts w:ascii="Arial" w:hAnsi="Arial" w:cs="Arial"/>
          <w:lang w:eastAsia="es-ES"/>
        </w:rPr>
        <w:t>Ant</w:t>
      </w:r>
      <w:proofErr w:type="spellEnd"/>
      <w:r w:rsidRPr="00746DAE">
        <w:rPr>
          <w:rFonts w:ascii="Arial" w:hAnsi="Arial" w:cs="Arial"/>
          <w:lang w:eastAsia="es-ES"/>
        </w:rPr>
        <w:t>.</w:t>
      </w:r>
    </w:p>
    <w:p w14:paraId="49DE799C" w14:textId="77777777" w:rsidR="001656DF" w:rsidRPr="00746DAE" w:rsidRDefault="001656DF" w:rsidP="008613B8">
      <w:pPr>
        <w:spacing w:after="0" w:line="240" w:lineRule="auto"/>
        <w:jc w:val="both"/>
        <w:rPr>
          <w:rFonts w:ascii="Arial" w:hAnsi="Arial" w:cs="Arial"/>
          <w:lang w:eastAsia="es-ES"/>
        </w:rPr>
      </w:pPr>
    </w:p>
    <w:sectPr w:rsidR="001656DF" w:rsidRPr="00746DAE" w:rsidSect="00063D64">
      <w:headerReference w:type="default" r:id="rId21"/>
      <w:pgSz w:w="12240" w:h="15840"/>
      <w:pgMar w:top="1418" w:right="1134" w:bottom="1134" w:left="1134"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81E4FA" w14:textId="77777777" w:rsidR="00073F65" w:rsidRDefault="00073F65" w:rsidP="00F567C6">
      <w:pPr>
        <w:spacing w:after="0" w:line="240" w:lineRule="auto"/>
      </w:pPr>
      <w:r>
        <w:separator/>
      </w:r>
    </w:p>
  </w:endnote>
  <w:endnote w:type="continuationSeparator" w:id="0">
    <w:p w14:paraId="0C108AEB" w14:textId="77777777" w:rsidR="00073F65" w:rsidRDefault="00073F65" w:rsidP="00F56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B3088B" w14:textId="77777777" w:rsidR="00073F65" w:rsidRDefault="00073F65" w:rsidP="00F567C6">
      <w:pPr>
        <w:spacing w:after="0" w:line="240" w:lineRule="auto"/>
      </w:pPr>
      <w:r>
        <w:separator/>
      </w:r>
    </w:p>
  </w:footnote>
  <w:footnote w:type="continuationSeparator" w:id="0">
    <w:p w14:paraId="52670124" w14:textId="77777777" w:rsidR="00073F65" w:rsidRDefault="00073F65" w:rsidP="00F56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1" w:rightFromText="141" w:vertAnchor="text" w:tblpX="-142" w:tblpY="1"/>
      <w:tblOverlap w:val="never"/>
      <w:tblW w:w="10206" w:type="dxa"/>
      <w:tblLayout w:type="fixed"/>
      <w:tblLook w:val="04A0" w:firstRow="1" w:lastRow="0" w:firstColumn="1" w:lastColumn="0" w:noHBand="0" w:noVBand="1"/>
    </w:tblPr>
    <w:tblGrid>
      <w:gridCol w:w="2978"/>
      <w:gridCol w:w="4247"/>
      <w:gridCol w:w="2981"/>
    </w:tblGrid>
    <w:tr w:rsidR="003E3C4D" w:rsidRPr="001A2B9D" w14:paraId="43C40F78" w14:textId="77777777" w:rsidTr="00063D64">
      <w:trPr>
        <w:trHeight w:val="854"/>
      </w:trPr>
      <w:tc>
        <w:tcPr>
          <w:tcW w:w="2978" w:type="dxa"/>
          <w:shd w:val="clear" w:color="auto" w:fill="auto"/>
          <w:noWrap/>
          <w:hideMark/>
        </w:tcPr>
        <w:p w14:paraId="17250F7C" w14:textId="77777777" w:rsidR="003E3C4D" w:rsidRPr="00E865CD" w:rsidRDefault="003E3C4D" w:rsidP="00063D64">
          <w:pPr>
            <w:pStyle w:val="tablas"/>
          </w:pPr>
          <w:r w:rsidRPr="00E865CD">
            <w:rPr>
              <w:noProof/>
              <w:lang w:eastAsia="es-CO"/>
            </w:rPr>
            <w:drawing>
              <wp:inline distT="0" distB="0" distL="0" distR="0" wp14:anchorId="5312D0CA" wp14:editId="3655E441">
                <wp:extent cx="1732177" cy="477520"/>
                <wp:effectExtent l="0" t="0" r="1905" b="0"/>
                <wp:docPr id="18" name="Imagen 84" descr="DIAN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4" descr="DIAN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1103" cy="504792"/>
                        </a:xfrm>
                        <a:prstGeom prst="rect">
                          <a:avLst/>
                        </a:prstGeom>
                        <a:noFill/>
                        <a:ln>
                          <a:noFill/>
                        </a:ln>
                      </pic:spPr>
                    </pic:pic>
                  </a:graphicData>
                </a:graphic>
              </wp:inline>
            </w:drawing>
          </w:r>
        </w:p>
      </w:tc>
      <w:tc>
        <w:tcPr>
          <w:tcW w:w="4247" w:type="dxa"/>
          <w:shd w:val="clear" w:color="auto" w:fill="auto"/>
          <w:noWrap/>
          <w:vAlign w:val="center"/>
          <w:hideMark/>
        </w:tcPr>
        <w:p w14:paraId="03CFCBB6" w14:textId="59C85269" w:rsidR="003E3C4D" w:rsidRPr="002B30B4" w:rsidRDefault="003E3C4D" w:rsidP="00063D64">
          <w:pPr>
            <w:pStyle w:val="tablas"/>
            <w:jc w:val="center"/>
            <w:rPr>
              <w:b/>
              <w:bCs/>
              <w:sz w:val="24"/>
              <w:szCs w:val="20"/>
            </w:rPr>
          </w:pPr>
          <w:r>
            <w:rPr>
              <w:rFonts w:cs="Arial"/>
              <w:b/>
              <w:sz w:val="24"/>
              <w:szCs w:val="24"/>
            </w:rPr>
            <w:t>MANUAL DE USUARIO</w:t>
          </w:r>
        </w:p>
      </w:tc>
      <w:tc>
        <w:tcPr>
          <w:tcW w:w="2981" w:type="dxa"/>
          <w:shd w:val="clear" w:color="auto" w:fill="auto"/>
          <w:vAlign w:val="center"/>
        </w:tcPr>
        <w:p w14:paraId="55C6B96B" w14:textId="750E7722" w:rsidR="003E3C4D" w:rsidRPr="00063D64" w:rsidRDefault="003E3C4D" w:rsidP="00063D64">
          <w:pPr>
            <w:pStyle w:val="tablas"/>
            <w:jc w:val="center"/>
            <w:rPr>
              <w:rFonts w:cs="Arial"/>
              <w:b/>
              <w:bCs/>
              <w:sz w:val="40"/>
              <w:szCs w:val="40"/>
            </w:rPr>
          </w:pPr>
        </w:p>
      </w:tc>
    </w:tr>
    <w:tr w:rsidR="003E3C4D" w:rsidRPr="00A943AB" w14:paraId="619959B1" w14:textId="77777777" w:rsidTr="00063D64">
      <w:trPr>
        <w:trHeight w:hRule="exact" w:val="324"/>
      </w:trPr>
      <w:tc>
        <w:tcPr>
          <w:tcW w:w="7225" w:type="dxa"/>
          <w:gridSpan w:val="2"/>
          <w:shd w:val="clear" w:color="auto" w:fill="2B2D45"/>
          <w:vAlign w:val="center"/>
        </w:tcPr>
        <w:p w14:paraId="2CD508CD" w14:textId="5C56DB66" w:rsidR="003E3C4D" w:rsidRPr="00063D64" w:rsidRDefault="003E3C4D" w:rsidP="00063D64">
          <w:pPr>
            <w:pStyle w:val="tablas"/>
            <w:jc w:val="center"/>
            <w:rPr>
              <w:color w:val="FFFFFF" w:themeColor="background1"/>
              <w:szCs w:val="22"/>
            </w:rPr>
          </w:pPr>
          <w:r w:rsidRPr="00063D64">
            <w:rPr>
              <w:color w:val="FFFFFF" w:themeColor="background1"/>
              <w:szCs w:val="22"/>
            </w:rPr>
            <w:t>Proceso: Servicios Informáticos</w:t>
          </w:r>
        </w:p>
      </w:tc>
      <w:tc>
        <w:tcPr>
          <w:tcW w:w="2981" w:type="dxa"/>
          <w:shd w:val="clear" w:color="auto" w:fill="2B2D45"/>
          <w:vAlign w:val="center"/>
        </w:tcPr>
        <w:p w14:paraId="03BF6BDB" w14:textId="5E437C25" w:rsidR="003E3C4D" w:rsidRPr="00063D64" w:rsidRDefault="003E3C4D" w:rsidP="00063D64">
          <w:pPr>
            <w:pStyle w:val="tablas"/>
            <w:jc w:val="center"/>
            <w:rPr>
              <w:color w:val="FFFFFF" w:themeColor="background1"/>
              <w:szCs w:val="22"/>
            </w:rPr>
          </w:pPr>
          <w:r w:rsidRPr="00063D64">
            <w:rPr>
              <w:color w:val="FFFFFF" w:themeColor="background1"/>
              <w:szCs w:val="22"/>
            </w:rPr>
            <w:t>Versión 1</w:t>
          </w:r>
        </w:p>
      </w:tc>
    </w:tr>
  </w:tbl>
  <w:p w14:paraId="1EDCC959" w14:textId="77777777" w:rsidR="003E3C4D" w:rsidRDefault="003E3C4D" w:rsidP="00B0335A">
    <w:pPr>
      <w:pStyle w:val="Encabezado"/>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74CFB"/>
    <w:multiLevelType w:val="hybridMultilevel"/>
    <w:tmpl w:val="A378A8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0456BF4"/>
    <w:multiLevelType w:val="hybridMultilevel"/>
    <w:tmpl w:val="5EC4EF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005773"/>
    <w:multiLevelType w:val="multilevel"/>
    <w:tmpl w:val="98602E4E"/>
    <w:lvl w:ilvl="0">
      <w:start w:val="1"/>
      <w:numFmt w:val="decimal"/>
      <w:lvlText w:val="%1."/>
      <w:lvlJc w:val="left"/>
      <w:pPr>
        <w:ind w:left="360" w:hanging="360"/>
      </w:pPr>
      <w:rPr>
        <w:rFonts w:ascii="Arial" w:hAnsi="Arial" w:cs="Arial" w:hint="default"/>
        <w:b w:val="0"/>
        <w:color w:val="auto"/>
        <w:sz w:val="22"/>
        <w:szCs w:val="22"/>
      </w:rPr>
    </w:lvl>
    <w:lvl w:ilvl="1">
      <w:start w:val="1"/>
      <w:numFmt w:val="decimal"/>
      <w:isLgl/>
      <w:lvlText w:val="%1.%2"/>
      <w:lvlJc w:val="left"/>
      <w:pPr>
        <w:ind w:left="426"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sz w:val="22"/>
        <w:szCs w:val="22"/>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8756FF"/>
    <w:multiLevelType w:val="hybridMultilevel"/>
    <w:tmpl w:val="77102A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F147000"/>
    <w:multiLevelType w:val="hybridMultilevel"/>
    <w:tmpl w:val="0A0CD0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11A180B"/>
    <w:multiLevelType w:val="hybridMultilevel"/>
    <w:tmpl w:val="8D741DC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D5F230AA">
      <w:numFmt w:val="bullet"/>
      <w:lvlText w:val="•"/>
      <w:lvlJc w:val="left"/>
      <w:pPr>
        <w:ind w:left="2160" w:hanging="360"/>
      </w:pPr>
      <w:rPr>
        <w:rFonts w:ascii="Arial" w:eastAsia="Times New Roman" w:hAnsi="Arial" w:cs="Arial"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2BB27E6"/>
    <w:multiLevelType w:val="hybridMultilevel"/>
    <w:tmpl w:val="B2B68F54"/>
    <w:lvl w:ilvl="0" w:tplc="7C16CCE6">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354049D"/>
    <w:multiLevelType w:val="hybridMultilevel"/>
    <w:tmpl w:val="543842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8C95EE1"/>
    <w:multiLevelType w:val="hybridMultilevel"/>
    <w:tmpl w:val="706EC54E"/>
    <w:lvl w:ilvl="0" w:tplc="7C16CCE6">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EC15182"/>
    <w:multiLevelType w:val="hybridMultilevel"/>
    <w:tmpl w:val="665AF85A"/>
    <w:lvl w:ilvl="0" w:tplc="240A0013">
      <w:start w:val="1"/>
      <w:numFmt w:val="upperRoman"/>
      <w:lvlText w:val="%1."/>
      <w:lvlJc w:val="right"/>
      <w:pPr>
        <w:ind w:left="2136" w:hanging="360"/>
      </w:p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10" w15:restartNumberingAfterBreak="0">
    <w:nsid w:val="35D14844"/>
    <w:multiLevelType w:val="hybridMultilevel"/>
    <w:tmpl w:val="500EBF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DB46791"/>
    <w:multiLevelType w:val="multilevel"/>
    <w:tmpl w:val="DADCE50A"/>
    <w:lvl w:ilvl="0">
      <w:start w:val="1"/>
      <w:numFmt w:val="decimal"/>
      <w:pStyle w:val="Ttulo1"/>
      <w:lvlText w:val="%1."/>
      <w:lvlJc w:val="left"/>
      <w:pPr>
        <w:ind w:left="360" w:hanging="360"/>
      </w:pPr>
      <w:rPr>
        <w:rFonts w:cs="Times New Roman" w:hint="default"/>
        <w:b/>
      </w:rPr>
    </w:lvl>
    <w:lvl w:ilvl="1">
      <w:start w:val="1"/>
      <w:numFmt w:val="decimal"/>
      <w:pStyle w:val="Ttulo2"/>
      <w:lvlText w:val="%1.%2"/>
      <w:lvlJc w:val="left"/>
      <w:pPr>
        <w:tabs>
          <w:tab w:val="num" w:pos="576"/>
        </w:tabs>
        <w:ind w:left="576" w:hanging="576"/>
      </w:pPr>
      <w:rPr>
        <w:rFonts w:cs="Times New Roman" w:hint="default"/>
      </w:rPr>
    </w:lvl>
    <w:lvl w:ilvl="2">
      <w:start w:val="1"/>
      <w:numFmt w:val="decimal"/>
      <w:pStyle w:val="Ttulo3"/>
      <w:lvlText w:val="%1.%2.%3"/>
      <w:lvlJc w:val="left"/>
      <w:pPr>
        <w:tabs>
          <w:tab w:val="num" w:pos="720"/>
        </w:tabs>
        <w:ind w:left="720" w:hanging="720"/>
      </w:pPr>
      <w:rPr>
        <w:rFonts w:cs="Times New Roman" w:hint="default"/>
      </w:rPr>
    </w:lvl>
    <w:lvl w:ilvl="3">
      <w:start w:val="1"/>
      <w:numFmt w:val="decimal"/>
      <w:pStyle w:val="Ttulo4"/>
      <w:lvlText w:val="%1.%2.%3.%4"/>
      <w:lvlJc w:val="left"/>
      <w:pPr>
        <w:tabs>
          <w:tab w:val="num" w:pos="864"/>
        </w:tabs>
        <w:ind w:left="864" w:hanging="864"/>
      </w:pPr>
      <w:rPr>
        <w:rFonts w:cs="Times New Roman" w:hint="default"/>
      </w:rPr>
    </w:lvl>
    <w:lvl w:ilvl="4">
      <w:start w:val="1"/>
      <w:numFmt w:val="decimal"/>
      <w:pStyle w:val="Ttulo5"/>
      <w:lvlText w:val="%1.%2.%3.%4.%5"/>
      <w:lvlJc w:val="left"/>
      <w:pPr>
        <w:tabs>
          <w:tab w:val="num" w:pos="1008"/>
        </w:tabs>
        <w:ind w:left="1008" w:hanging="1008"/>
      </w:pPr>
      <w:rPr>
        <w:rFonts w:cs="Times New Roman" w:hint="default"/>
      </w:rPr>
    </w:lvl>
    <w:lvl w:ilvl="5">
      <w:start w:val="1"/>
      <w:numFmt w:val="decimal"/>
      <w:pStyle w:val="Ttulo6"/>
      <w:lvlText w:val="%1.%2.%3.%4.%5.%6"/>
      <w:lvlJc w:val="left"/>
      <w:pPr>
        <w:tabs>
          <w:tab w:val="num" w:pos="1152"/>
        </w:tabs>
        <w:ind w:left="1152" w:hanging="1152"/>
      </w:pPr>
      <w:rPr>
        <w:rFonts w:cs="Times New Roman" w:hint="default"/>
      </w:rPr>
    </w:lvl>
    <w:lvl w:ilvl="6">
      <w:start w:val="1"/>
      <w:numFmt w:val="decimal"/>
      <w:pStyle w:val="Ttulo7"/>
      <w:lvlText w:val="%1.%2.%3.%4.%5.%6.%7"/>
      <w:lvlJc w:val="left"/>
      <w:pPr>
        <w:tabs>
          <w:tab w:val="num" w:pos="1296"/>
        </w:tabs>
        <w:ind w:left="1296" w:hanging="1296"/>
      </w:pPr>
      <w:rPr>
        <w:rFonts w:cs="Times New Roman" w:hint="default"/>
      </w:rPr>
    </w:lvl>
    <w:lvl w:ilvl="7">
      <w:start w:val="1"/>
      <w:numFmt w:val="decimal"/>
      <w:pStyle w:val="Ttulo8"/>
      <w:lvlText w:val="%1.%2.%3.%4.%5.%6.%7.%8"/>
      <w:lvlJc w:val="left"/>
      <w:pPr>
        <w:tabs>
          <w:tab w:val="num" w:pos="1440"/>
        </w:tabs>
        <w:ind w:left="1440" w:hanging="1440"/>
      </w:pPr>
      <w:rPr>
        <w:rFonts w:cs="Times New Roman" w:hint="default"/>
      </w:rPr>
    </w:lvl>
    <w:lvl w:ilvl="8">
      <w:start w:val="1"/>
      <w:numFmt w:val="decimal"/>
      <w:pStyle w:val="Ttulo9"/>
      <w:lvlText w:val="%1.%2.%3.%4.%5.%6.%7.%8.%9"/>
      <w:lvlJc w:val="left"/>
      <w:pPr>
        <w:tabs>
          <w:tab w:val="num" w:pos="1584"/>
        </w:tabs>
        <w:ind w:left="1584" w:hanging="1584"/>
      </w:pPr>
      <w:rPr>
        <w:rFonts w:cs="Times New Roman" w:hint="default"/>
      </w:rPr>
    </w:lvl>
  </w:abstractNum>
  <w:abstractNum w:abstractNumId="12" w15:restartNumberingAfterBreak="0">
    <w:nsid w:val="45CE3623"/>
    <w:multiLevelType w:val="hybridMultilevel"/>
    <w:tmpl w:val="13AC2A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22F2B41"/>
    <w:multiLevelType w:val="hybridMultilevel"/>
    <w:tmpl w:val="A378A8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4C960E1"/>
    <w:multiLevelType w:val="hybridMultilevel"/>
    <w:tmpl w:val="BF0A5C5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5" w15:restartNumberingAfterBreak="0">
    <w:nsid w:val="59863AE7"/>
    <w:multiLevelType w:val="hybridMultilevel"/>
    <w:tmpl w:val="C20E3D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D6120F5"/>
    <w:multiLevelType w:val="hybridMultilevel"/>
    <w:tmpl w:val="ABC4F0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0E87695"/>
    <w:multiLevelType w:val="hybridMultilevel"/>
    <w:tmpl w:val="47A4C2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457325D"/>
    <w:multiLevelType w:val="hybridMultilevel"/>
    <w:tmpl w:val="CF30D9DA"/>
    <w:lvl w:ilvl="0" w:tplc="5686DE1C">
      <w:numFmt w:val="bullet"/>
      <w:lvlText w:val="-"/>
      <w:lvlJc w:val="left"/>
      <w:pPr>
        <w:ind w:left="720" w:hanging="360"/>
      </w:pPr>
      <w:rPr>
        <w:rFonts w:ascii="Arial" w:eastAsia="Calibri" w:hAnsi="Arial" w:cs="Times New Roman" w:hint="default"/>
        <w:b w:val="0"/>
        <w:color w:val="00000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6175248"/>
    <w:multiLevelType w:val="hybridMultilevel"/>
    <w:tmpl w:val="B30C50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BD34E7D"/>
    <w:multiLevelType w:val="hybridMultilevel"/>
    <w:tmpl w:val="A7363BA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CFE1795"/>
    <w:multiLevelType w:val="hybridMultilevel"/>
    <w:tmpl w:val="384C20D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11"/>
  </w:num>
  <w:num w:numId="4">
    <w:abstractNumId w:val="0"/>
  </w:num>
  <w:num w:numId="5">
    <w:abstractNumId w:val="19"/>
  </w:num>
  <w:num w:numId="6">
    <w:abstractNumId w:val="15"/>
  </w:num>
  <w:num w:numId="7">
    <w:abstractNumId w:val="9"/>
  </w:num>
  <w:num w:numId="8">
    <w:abstractNumId w:val="8"/>
  </w:num>
  <w:num w:numId="9">
    <w:abstractNumId w:val="1"/>
  </w:num>
  <w:num w:numId="10">
    <w:abstractNumId w:val="12"/>
  </w:num>
  <w:num w:numId="11">
    <w:abstractNumId w:val="5"/>
  </w:num>
  <w:num w:numId="12">
    <w:abstractNumId w:val="14"/>
  </w:num>
  <w:num w:numId="13">
    <w:abstractNumId w:val="3"/>
  </w:num>
  <w:num w:numId="14">
    <w:abstractNumId w:val="6"/>
  </w:num>
  <w:num w:numId="15">
    <w:abstractNumId w:val="13"/>
  </w:num>
  <w:num w:numId="16">
    <w:abstractNumId w:val="7"/>
  </w:num>
  <w:num w:numId="17">
    <w:abstractNumId w:val="4"/>
  </w:num>
  <w:num w:numId="18">
    <w:abstractNumId w:val="10"/>
  </w:num>
  <w:num w:numId="19">
    <w:abstractNumId w:val="11"/>
  </w:num>
  <w:num w:numId="20">
    <w:abstractNumId w:val="11"/>
  </w:num>
  <w:num w:numId="21">
    <w:abstractNumId w:val="11"/>
  </w:num>
  <w:num w:numId="22">
    <w:abstractNumId w:val="21"/>
  </w:num>
  <w:num w:numId="23">
    <w:abstractNumId w:val="20"/>
  </w:num>
  <w:num w:numId="24">
    <w:abstractNumId w:val="17"/>
  </w:num>
  <w:num w:numId="2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elson Javier Hurtado Pinto">
    <w15:presenceInfo w15:providerId="AD" w15:userId="S::nhurtadop@dian.gov.co::4428a2e5-ab0a-47b9-898f-4ba8eb5043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B05"/>
    <w:rsid w:val="000015A5"/>
    <w:rsid w:val="0000341F"/>
    <w:rsid w:val="0002033A"/>
    <w:rsid w:val="00021D92"/>
    <w:rsid w:val="000265C2"/>
    <w:rsid w:val="00027043"/>
    <w:rsid w:val="000300C5"/>
    <w:rsid w:val="00036A8C"/>
    <w:rsid w:val="00041B4F"/>
    <w:rsid w:val="000440DA"/>
    <w:rsid w:val="000446B1"/>
    <w:rsid w:val="00044FE5"/>
    <w:rsid w:val="00045A41"/>
    <w:rsid w:val="00045C11"/>
    <w:rsid w:val="00050413"/>
    <w:rsid w:val="00057267"/>
    <w:rsid w:val="00063340"/>
    <w:rsid w:val="00063D64"/>
    <w:rsid w:val="00065E1E"/>
    <w:rsid w:val="0007280E"/>
    <w:rsid w:val="00073F65"/>
    <w:rsid w:val="00076314"/>
    <w:rsid w:val="00076BE3"/>
    <w:rsid w:val="0008253C"/>
    <w:rsid w:val="00085C05"/>
    <w:rsid w:val="00086B43"/>
    <w:rsid w:val="00087BB7"/>
    <w:rsid w:val="00090EC3"/>
    <w:rsid w:val="0009203F"/>
    <w:rsid w:val="000A72DF"/>
    <w:rsid w:val="000B1900"/>
    <w:rsid w:val="000B1AB9"/>
    <w:rsid w:val="000B5F43"/>
    <w:rsid w:val="000C1AEF"/>
    <w:rsid w:val="000D2007"/>
    <w:rsid w:val="000D6213"/>
    <w:rsid w:val="000D7482"/>
    <w:rsid w:val="000E381D"/>
    <w:rsid w:val="000E3EA0"/>
    <w:rsid w:val="000E52DC"/>
    <w:rsid w:val="000E6796"/>
    <w:rsid w:val="000F2300"/>
    <w:rsid w:val="000F3057"/>
    <w:rsid w:val="000F5150"/>
    <w:rsid w:val="000F740A"/>
    <w:rsid w:val="00100769"/>
    <w:rsid w:val="00101CC5"/>
    <w:rsid w:val="0010694E"/>
    <w:rsid w:val="00106E07"/>
    <w:rsid w:val="00107847"/>
    <w:rsid w:val="00116EEA"/>
    <w:rsid w:val="00117C6E"/>
    <w:rsid w:val="0012281F"/>
    <w:rsid w:val="001243DF"/>
    <w:rsid w:val="00125ECB"/>
    <w:rsid w:val="00130F6B"/>
    <w:rsid w:val="001319CD"/>
    <w:rsid w:val="00135A93"/>
    <w:rsid w:val="00151ACC"/>
    <w:rsid w:val="001656DF"/>
    <w:rsid w:val="001766C3"/>
    <w:rsid w:val="0018098C"/>
    <w:rsid w:val="00195203"/>
    <w:rsid w:val="00195BFB"/>
    <w:rsid w:val="001A1551"/>
    <w:rsid w:val="001A2473"/>
    <w:rsid w:val="001A253F"/>
    <w:rsid w:val="001A5AE8"/>
    <w:rsid w:val="001A60B5"/>
    <w:rsid w:val="001A7360"/>
    <w:rsid w:val="001B2CD4"/>
    <w:rsid w:val="001B3B05"/>
    <w:rsid w:val="001D0ACB"/>
    <w:rsid w:val="001D3C0A"/>
    <w:rsid w:val="001D477A"/>
    <w:rsid w:val="001E0AF7"/>
    <w:rsid w:val="001E6DC7"/>
    <w:rsid w:val="001F15FB"/>
    <w:rsid w:val="001F1AC9"/>
    <w:rsid w:val="001F725B"/>
    <w:rsid w:val="0020013C"/>
    <w:rsid w:val="00203111"/>
    <w:rsid w:val="00233815"/>
    <w:rsid w:val="00235B48"/>
    <w:rsid w:val="00237470"/>
    <w:rsid w:val="00240293"/>
    <w:rsid w:val="0025528A"/>
    <w:rsid w:val="00271E11"/>
    <w:rsid w:val="00272176"/>
    <w:rsid w:val="00277E73"/>
    <w:rsid w:val="002817D4"/>
    <w:rsid w:val="00283595"/>
    <w:rsid w:val="00284A96"/>
    <w:rsid w:val="0028522F"/>
    <w:rsid w:val="002854F4"/>
    <w:rsid w:val="00285561"/>
    <w:rsid w:val="00286EC0"/>
    <w:rsid w:val="002876FE"/>
    <w:rsid w:val="00290DF8"/>
    <w:rsid w:val="00290E83"/>
    <w:rsid w:val="002918D8"/>
    <w:rsid w:val="00294C35"/>
    <w:rsid w:val="002A0CA2"/>
    <w:rsid w:val="002A205F"/>
    <w:rsid w:val="002A2F04"/>
    <w:rsid w:val="002A3A59"/>
    <w:rsid w:val="002A3DAD"/>
    <w:rsid w:val="002A6E57"/>
    <w:rsid w:val="002B1870"/>
    <w:rsid w:val="002B3121"/>
    <w:rsid w:val="002B6BFD"/>
    <w:rsid w:val="002C31AB"/>
    <w:rsid w:val="002C4F68"/>
    <w:rsid w:val="002C78F3"/>
    <w:rsid w:val="002D2E62"/>
    <w:rsid w:val="002E23CD"/>
    <w:rsid w:val="002E25DF"/>
    <w:rsid w:val="002E5994"/>
    <w:rsid w:val="002E662E"/>
    <w:rsid w:val="002F1401"/>
    <w:rsid w:val="002F1634"/>
    <w:rsid w:val="002F43C9"/>
    <w:rsid w:val="002F5C8E"/>
    <w:rsid w:val="002F6127"/>
    <w:rsid w:val="002F64FC"/>
    <w:rsid w:val="002F7307"/>
    <w:rsid w:val="003074FB"/>
    <w:rsid w:val="003137F0"/>
    <w:rsid w:val="00316269"/>
    <w:rsid w:val="003171B0"/>
    <w:rsid w:val="0032554D"/>
    <w:rsid w:val="00326317"/>
    <w:rsid w:val="00331083"/>
    <w:rsid w:val="003323AD"/>
    <w:rsid w:val="00335235"/>
    <w:rsid w:val="0033578B"/>
    <w:rsid w:val="00340EC2"/>
    <w:rsid w:val="0035259A"/>
    <w:rsid w:val="00354F1B"/>
    <w:rsid w:val="00356A26"/>
    <w:rsid w:val="00357812"/>
    <w:rsid w:val="00365F80"/>
    <w:rsid w:val="00376B7A"/>
    <w:rsid w:val="00377530"/>
    <w:rsid w:val="003824B6"/>
    <w:rsid w:val="00382E2C"/>
    <w:rsid w:val="00386B93"/>
    <w:rsid w:val="00386F76"/>
    <w:rsid w:val="0039210C"/>
    <w:rsid w:val="003A4473"/>
    <w:rsid w:val="003A5386"/>
    <w:rsid w:val="003A725C"/>
    <w:rsid w:val="003B26AE"/>
    <w:rsid w:val="003C2AB8"/>
    <w:rsid w:val="003C53FE"/>
    <w:rsid w:val="003D287A"/>
    <w:rsid w:val="003E3C4D"/>
    <w:rsid w:val="003E44D3"/>
    <w:rsid w:val="003F7D32"/>
    <w:rsid w:val="00400784"/>
    <w:rsid w:val="00405C96"/>
    <w:rsid w:val="004115A4"/>
    <w:rsid w:val="00411B5E"/>
    <w:rsid w:val="00420815"/>
    <w:rsid w:val="00425C8D"/>
    <w:rsid w:val="004345E6"/>
    <w:rsid w:val="004411D1"/>
    <w:rsid w:val="00443939"/>
    <w:rsid w:val="0044541B"/>
    <w:rsid w:val="00447570"/>
    <w:rsid w:val="00457619"/>
    <w:rsid w:val="0046520E"/>
    <w:rsid w:val="00485781"/>
    <w:rsid w:val="0048619D"/>
    <w:rsid w:val="00486205"/>
    <w:rsid w:val="00491585"/>
    <w:rsid w:val="00493D26"/>
    <w:rsid w:val="004955D4"/>
    <w:rsid w:val="00495902"/>
    <w:rsid w:val="004979C0"/>
    <w:rsid w:val="004A2E7E"/>
    <w:rsid w:val="004A5F6A"/>
    <w:rsid w:val="004B305A"/>
    <w:rsid w:val="004B35D4"/>
    <w:rsid w:val="004B671A"/>
    <w:rsid w:val="004B78DF"/>
    <w:rsid w:val="004B7C7B"/>
    <w:rsid w:val="004B7FF3"/>
    <w:rsid w:val="004C4669"/>
    <w:rsid w:val="004C5744"/>
    <w:rsid w:val="004D052A"/>
    <w:rsid w:val="004D09E9"/>
    <w:rsid w:val="004D113C"/>
    <w:rsid w:val="004D27E0"/>
    <w:rsid w:val="004D3CA4"/>
    <w:rsid w:val="004D5097"/>
    <w:rsid w:val="004D50CB"/>
    <w:rsid w:val="004D6A7D"/>
    <w:rsid w:val="004E69C2"/>
    <w:rsid w:val="004E6B44"/>
    <w:rsid w:val="005021B1"/>
    <w:rsid w:val="005035A0"/>
    <w:rsid w:val="0050387B"/>
    <w:rsid w:val="00504FBE"/>
    <w:rsid w:val="00505482"/>
    <w:rsid w:val="00506718"/>
    <w:rsid w:val="00507EDA"/>
    <w:rsid w:val="00511612"/>
    <w:rsid w:val="00513315"/>
    <w:rsid w:val="00515CE4"/>
    <w:rsid w:val="005206E0"/>
    <w:rsid w:val="00521E75"/>
    <w:rsid w:val="00526445"/>
    <w:rsid w:val="00540DE8"/>
    <w:rsid w:val="0054106F"/>
    <w:rsid w:val="00542BE1"/>
    <w:rsid w:val="00546E36"/>
    <w:rsid w:val="00550C44"/>
    <w:rsid w:val="005635EA"/>
    <w:rsid w:val="00565EF0"/>
    <w:rsid w:val="0056714D"/>
    <w:rsid w:val="00582BD2"/>
    <w:rsid w:val="00586F3D"/>
    <w:rsid w:val="00587A2C"/>
    <w:rsid w:val="00593026"/>
    <w:rsid w:val="00593AFF"/>
    <w:rsid w:val="005B0507"/>
    <w:rsid w:val="005B4C0E"/>
    <w:rsid w:val="005C6CA8"/>
    <w:rsid w:val="005D06A9"/>
    <w:rsid w:val="005D4672"/>
    <w:rsid w:val="005D6DCD"/>
    <w:rsid w:val="005E2368"/>
    <w:rsid w:val="005E35B7"/>
    <w:rsid w:val="005F4974"/>
    <w:rsid w:val="00601408"/>
    <w:rsid w:val="00603EBE"/>
    <w:rsid w:val="006104F5"/>
    <w:rsid w:val="00612596"/>
    <w:rsid w:val="00614825"/>
    <w:rsid w:val="006149B7"/>
    <w:rsid w:val="00615134"/>
    <w:rsid w:val="00616076"/>
    <w:rsid w:val="00621F5E"/>
    <w:rsid w:val="00622872"/>
    <w:rsid w:val="00623C68"/>
    <w:rsid w:val="00626856"/>
    <w:rsid w:val="00627C0F"/>
    <w:rsid w:val="0065065A"/>
    <w:rsid w:val="00650C41"/>
    <w:rsid w:val="00651180"/>
    <w:rsid w:val="00653E5F"/>
    <w:rsid w:val="00657AB0"/>
    <w:rsid w:val="00671B4F"/>
    <w:rsid w:val="006869B4"/>
    <w:rsid w:val="00696EAE"/>
    <w:rsid w:val="00697FF4"/>
    <w:rsid w:val="006A2766"/>
    <w:rsid w:val="006A5995"/>
    <w:rsid w:val="006A6B3A"/>
    <w:rsid w:val="006B4122"/>
    <w:rsid w:val="006C0EFD"/>
    <w:rsid w:val="006C3808"/>
    <w:rsid w:val="006D05A3"/>
    <w:rsid w:val="006D350F"/>
    <w:rsid w:val="006E2C92"/>
    <w:rsid w:val="006E301E"/>
    <w:rsid w:val="006E4DDF"/>
    <w:rsid w:val="006F0FC8"/>
    <w:rsid w:val="006F4BA7"/>
    <w:rsid w:val="006F6F39"/>
    <w:rsid w:val="006F735A"/>
    <w:rsid w:val="00705BF9"/>
    <w:rsid w:val="0071724D"/>
    <w:rsid w:val="007232E2"/>
    <w:rsid w:val="007242FC"/>
    <w:rsid w:val="007274E8"/>
    <w:rsid w:val="00727AFA"/>
    <w:rsid w:val="00727FB0"/>
    <w:rsid w:val="00731839"/>
    <w:rsid w:val="007329A5"/>
    <w:rsid w:val="007428C5"/>
    <w:rsid w:val="00746B7A"/>
    <w:rsid w:val="00746DAE"/>
    <w:rsid w:val="0075132C"/>
    <w:rsid w:val="0075484F"/>
    <w:rsid w:val="0075751E"/>
    <w:rsid w:val="007656CD"/>
    <w:rsid w:val="00777C1A"/>
    <w:rsid w:val="007874D9"/>
    <w:rsid w:val="007900A6"/>
    <w:rsid w:val="00790173"/>
    <w:rsid w:val="00791DD3"/>
    <w:rsid w:val="00794178"/>
    <w:rsid w:val="007956E7"/>
    <w:rsid w:val="00795BFE"/>
    <w:rsid w:val="007A1EB9"/>
    <w:rsid w:val="007A226B"/>
    <w:rsid w:val="007A3974"/>
    <w:rsid w:val="007A4771"/>
    <w:rsid w:val="007B4112"/>
    <w:rsid w:val="007B521F"/>
    <w:rsid w:val="007B778B"/>
    <w:rsid w:val="007C4409"/>
    <w:rsid w:val="007C44C6"/>
    <w:rsid w:val="007C5F05"/>
    <w:rsid w:val="007C7F98"/>
    <w:rsid w:val="007E309E"/>
    <w:rsid w:val="007E4460"/>
    <w:rsid w:val="007E594F"/>
    <w:rsid w:val="007E7A11"/>
    <w:rsid w:val="007F57E9"/>
    <w:rsid w:val="007F7611"/>
    <w:rsid w:val="007F7996"/>
    <w:rsid w:val="0080025F"/>
    <w:rsid w:val="00807644"/>
    <w:rsid w:val="008161AE"/>
    <w:rsid w:val="008225DA"/>
    <w:rsid w:val="00824A31"/>
    <w:rsid w:val="0083128A"/>
    <w:rsid w:val="008319DA"/>
    <w:rsid w:val="00837A77"/>
    <w:rsid w:val="00841255"/>
    <w:rsid w:val="00841BE8"/>
    <w:rsid w:val="008613B8"/>
    <w:rsid w:val="00862DF8"/>
    <w:rsid w:val="008715EC"/>
    <w:rsid w:val="00875B52"/>
    <w:rsid w:val="00876654"/>
    <w:rsid w:val="00876C38"/>
    <w:rsid w:val="00880D96"/>
    <w:rsid w:val="008811E5"/>
    <w:rsid w:val="008936F4"/>
    <w:rsid w:val="0089512E"/>
    <w:rsid w:val="00895497"/>
    <w:rsid w:val="00897532"/>
    <w:rsid w:val="00897D34"/>
    <w:rsid w:val="008A1277"/>
    <w:rsid w:val="008A29C5"/>
    <w:rsid w:val="008A59E2"/>
    <w:rsid w:val="008A7969"/>
    <w:rsid w:val="008B0A73"/>
    <w:rsid w:val="008B2175"/>
    <w:rsid w:val="008B3329"/>
    <w:rsid w:val="008C2087"/>
    <w:rsid w:val="008C4DAD"/>
    <w:rsid w:val="008D18AE"/>
    <w:rsid w:val="008D317A"/>
    <w:rsid w:val="008D5B64"/>
    <w:rsid w:val="008D66C0"/>
    <w:rsid w:val="008E4111"/>
    <w:rsid w:val="008F0B7F"/>
    <w:rsid w:val="00900B37"/>
    <w:rsid w:val="00901E53"/>
    <w:rsid w:val="00921694"/>
    <w:rsid w:val="009226BC"/>
    <w:rsid w:val="0092511F"/>
    <w:rsid w:val="00927988"/>
    <w:rsid w:val="00930BE3"/>
    <w:rsid w:val="00931353"/>
    <w:rsid w:val="009364FA"/>
    <w:rsid w:val="00944144"/>
    <w:rsid w:val="00945563"/>
    <w:rsid w:val="00953870"/>
    <w:rsid w:val="0095424E"/>
    <w:rsid w:val="0095486B"/>
    <w:rsid w:val="00964B83"/>
    <w:rsid w:val="00980561"/>
    <w:rsid w:val="009A1115"/>
    <w:rsid w:val="009B216B"/>
    <w:rsid w:val="009B2CC8"/>
    <w:rsid w:val="009B7914"/>
    <w:rsid w:val="009C3BFB"/>
    <w:rsid w:val="009C404D"/>
    <w:rsid w:val="009C42AA"/>
    <w:rsid w:val="009D021F"/>
    <w:rsid w:val="009D26F8"/>
    <w:rsid w:val="009D3DFB"/>
    <w:rsid w:val="009D46CE"/>
    <w:rsid w:val="009D6E95"/>
    <w:rsid w:val="009E7354"/>
    <w:rsid w:val="009F0CF4"/>
    <w:rsid w:val="009F3F92"/>
    <w:rsid w:val="009F6D9F"/>
    <w:rsid w:val="00A12908"/>
    <w:rsid w:val="00A139C1"/>
    <w:rsid w:val="00A140C3"/>
    <w:rsid w:val="00A17A2F"/>
    <w:rsid w:val="00A23C62"/>
    <w:rsid w:val="00A328DF"/>
    <w:rsid w:val="00A32CFA"/>
    <w:rsid w:val="00A34820"/>
    <w:rsid w:val="00A372EB"/>
    <w:rsid w:val="00A44E65"/>
    <w:rsid w:val="00A46C0B"/>
    <w:rsid w:val="00A50577"/>
    <w:rsid w:val="00A535C7"/>
    <w:rsid w:val="00A53807"/>
    <w:rsid w:val="00A5501F"/>
    <w:rsid w:val="00A5648C"/>
    <w:rsid w:val="00A57996"/>
    <w:rsid w:val="00A6339C"/>
    <w:rsid w:val="00A70411"/>
    <w:rsid w:val="00A71D46"/>
    <w:rsid w:val="00A76244"/>
    <w:rsid w:val="00A957FD"/>
    <w:rsid w:val="00AA413B"/>
    <w:rsid w:val="00AB2DBA"/>
    <w:rsid w:val="00AC391E"/>
    <w:rsid w:val="00AC61BC"/>
    <w:rsid w:val="00AD014B"/>
    <w:rsid w:val="00AD57EA"/>
    <w:rsid w:val="00AE17C3"/>
    <w:rsid w:val="00AF2F43"/>
    <w:rsid w:val="00AF6CEE"/>
    <w:rsid w:val="00B0335A"/>
    <w:rsid w:val="00B07E5E"/>
    <w:rsid w:val="00B10DEF"/>
    <w:rsid w:val="00B1760D"/>
    <w:rsid w:val="00B21AD6"/>
    <w:rsid w:val="00B254EF"/>
    <w:rsid w:val="00B27306"/>
    <w:rsid w:val="00B27A8D"/>
    <w:rsid w:val="00B3162C"/>
    <w:rsid w:val="00B4095E"/>
    <w:rsid w:val="00B40FF2"/>
    <w:rsid w:val="00B44460"/>
    <w:rsid w:val="00B45395"/>
    <w:rsid w:val="00B461D1"/>
    <w:rsid w:val="00B47A03"/>
    <w:rsid w:val="00B569E8"/>
    <w:rsid w:val="00B64C9F"/>
    <w:rsid w:val="00B64D8C"/>
    <w:rsid w:val="00B66E52"/>
    <w:rsid w:val="00B6782A"/>
    <w:rsid w:val="00B753D0"/>
    <w:rsid w:val="00B76188"/>
    <w:rsid w:val="00B76289"/>
    <w:rsid w:val="00B82E12"/>
    <w:rsid w:val="00B832AF"/>
    <w:rsid w:val="00B91089"/>
    <w:rsid w:val="00BA5226"/>
    <w:rsid w:val="00BB7C15"/>
    <w:rsid w:val="00BC77A7"/>
    <w:rsid w:val="00BD179C"/>
    <w:rsid w:val="00BD2530"/>
    <w:rsid w:val="00BD45B4"/>
    <w:rsid w:val="00BD53DC"/>
    <w:rsid w:val="00BE3E3F"/>
    <w:rsid w:val="00BE3FD2"/>
    <w:rsid w:val="00BE7D24"/>
    <w:rsid w:val="00BF4737"/>
    <w:rsid w:val="00BF5A15"/>
    <w:rsid w:val="00BF7469"/>
    <w:rsid w:val="00C07155"/>
    <w:rsid w:val="00C0772D"/>
    <w:rsid w:val="00C10505"/>
    <w:rsid w:val="00C2514E"/>
    <w:rsid w:val="00C25DD3"/>
    <w:rsid w:val="00C2651B"/>
    <w:rsid w:val="00C2760F"/>
    <w:rsid w:val="00C32A69"/>
    <w:rsid w:val="00C35F88"/>
    <w:rsid w:val="00C42B84"/>
    <w:rsid w:val="00C45E63"/>
    <w:rsid w:val="00C51EE4"/>
    <w:rsid w:val="00C66891"/>
    <w:rsid w:val="00C719EA"/>
    <w:rsid w:val="00C74CCC"/>
    <w:rsid w:val="00C8444D"/>
    <w:rsid w:val="00C92EDF"/>
    <w:rsid w:val="00C95CAE"/>
    <w:rsid w:val="00CA0C86"/>
    <w:rsid w:val="00CA10F4"/>
    <w:rsid w:val="00CA25E9"/>
    <w:rsid w:val="00CA2BF1"/>
    <w:rsid w:val="00CA3735"/>
    <w:rsid w:val="00CA4812"/>
    <w:rsid w:val="00CA6618"/>
    <w:rsid w:val="00CA6737"/>
    <w:rsid w:val="00CA7D2F"/>
    <w:rsid w:val="00CB032A"/>
    <w:rsid w:val="00CC55EB"/>
    <w:rsid w:val="00CC5844"/>
    <w:rsid w:val="00CD7F42"/>
    <w:rsid w:val="00CF53EF"/>
    <w:rsid w:val="00CF57E0"/>
    <w:rsid w:val="00CF62AF"/>
    <w:rsid w:val="00D0421B"/>
    <w:rsid w:val="00D13CF2"/>
    <w:rsid w:val="00D224D5"/>
    <w:rsid w:val="00D24435"/>
    <w:rsid w:val="00D24F5C"/>
    <w:rsid w:val="00D32827"/>
    <w:rsid w:val="00D34015"/>
    <w:rsid w:val="00D36828"/>
    <w:rsid w:val="00D44137"/>
    <w:rsid w:val="00D57DAB"/>
    <w:rsid w:val="00D57FE9"/>
    <w:rsid w:val="00D61463"/>
    <w:rsid w:val="00D65B90"/>
    <w:rsid w:val="00D702E3"/>
    <w:rsid w:val="00D737B5"/>
    <w:rsid w:val="00D77DDF"/>
    <w:rsid w:val="00D82208"/>
    <w:rsid w:val="00D87CA9"/>
    <w:rsid w:val="00D9068B"/>
    <w:rsid w:val="00D94841"/>
    <w:rsid w:val="00D95672"/>
    <w:rsid w:val="00D97806"/>
    <w:rsid w:val="00DA0373"/>
    <w:rsid w:val="00DA5E07"/>
    <w:rsid w:val="00DB713B"/>
    <w:rsid w:val="00DC3A51"/>
    <w:rsid w:val="00DC7BF6"/>
    <w:rsid w:val="00DD1648"/>
    <w:rsid w:val="00DE46B3"/>
    <w:rsid w:val="00DF3317"/>
    <w:rsid w:val="00DF7D2E"/>
    <w:rsid w:val="00E07B75"/>
    <w:rsid w:val="00E11BE2"/>
    <w:rsid w:val="00E12E9E"/>
    <w:rsid w:val="00E134FA"/>
    <w:rsid w:val="00E14A7A"/>
    <w:rsid w:val="00E14B18"/>
    <w:rsid w:val="00E231A8"/>
    <w:rsid w:val="00E32498"/>
    <w:rsid w:val="00E3326B"/>
    <w:rsid w:val="00E338A5"/>
    <w:rsid w:val="00E42429"/>
    <w:rsid w:val="00E43507"/>
    <w:rsid w:val="00E43B9A"/>
    <w:rsid w:val="00E4715F"/>
    <w:rsid w:val="00E52D15"/>
    <w:rsid w:val="00E6390F"/>
    <w:rsid w:val="00E73761"/>
    <w:rsid w:val="00E73886"/>
    <w:rsid w:val="00E76E14"/>
    <w:rsid w:val="00E77415"/>
    <w:rsid w:val="00E923B0"/>
    <w:rsid w:val="00E941A3"/>
    <w:rsid w:val="00E955FE"/>
    <w:rsid w:val="00EA0DC9"/>
    <w:rsid w:val="00EA19D2"/>
    <w:rsid w:val="00EA5312"/>
    <w:rsid w:val="00EA7123"/>
    <w:rsid w:val="00EA733E"/>
    <w:rsid w:val="00EB0DA4"/>
    <w:rsid w:val="00EC2270"/>
    <w:rsid w:val="00EC232F"/>
    <w:rsid w:val="00EC268A"/>
    <w:rsid w:val="00EC5375"/>
    <w:rsid w:val="00ED0A46"/>
    <w:rsid w:val="00ED7F77"/>
    <w:rsid w:val="00EE1040"/>
    <w:rsid w:val="00EE154B"/>
    <w:rsid w:val="00EF26CE"/>
    <w:rsid w:val="00EF3339"/>
    <w:rsid w:val="00EF4BBF"/>
    <w:rsid w:val="00EF4D6D"/>
    <w:rsid w:val="00F01A55"/>
    <w:rsid w:val="00F03FEB"/>
    <w:rsid w:val="00F0458A"/>
    <w:rsid w:val="00F05BD6"/>
    <w:rsid w:val="00F405D2"/>
    <w:rsid w:val="00F41181"/>
    <w:rsid w:val="00F50FF2"/>
    <w:rsid w:val="00F54AA6"/>
    <w:rsid w:val="00F55931"/>
    <w:rsid w:val="00F567C6"/>
    <w:rsid w:val="00F5684B"/>
    <w:rsid w:val="00F56D4C"/>
    <w:rsid w:val="00F733F4"/>
    <w:rsid w:val="00F7385C"/>
    <w:rsid w:val="00F73914"/>
    <w:rsid w:val="00F75F58"/>
    <w:rsid w:val="00F80292"/>
    <w:rsid w:val="00F834D6"/>
    <w:rsid w:val="00F8462B"/>
    <w:rsid w:val="00F90023"/>
    <w:rsid w:val="00FA4102"/>
    <w:rsid w:val="00FC6CAB"/>
    <w:rsid w:val="00FD03CE"/>
    <w:rsid w:val="00FD1011"/>
    <w:rsid w:val="00FD2BF9"/>
    <w:rsid w:val="00FD3AE7"/>
    <w:rsid w:val="00FD5A2F"/>
    <w:rsid w:val="00FD6095"/>
    <w:rsid w:val="00FE1D7E"/>
    <w:rsid w:val="00FE321B"/>
    <w:rsid w:val="00FE5FF4"/>
    <w:rsid w:val="00FE7120"/>
    <w:rsid w:val="00FF036B"/>
    <w:rsid w:val="00FF650F"/>
    <w:rsid w:val="00FF6E1F"/>
    <w:rsid w:val="00FF7DC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015C9"/>
  <w15:chartTrackingRefBased/>
  <w15:docId w15:val="{A277B22F-FF84-44D7-B85E-3CB2C108B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B05"/>
    <w:pPr>
      <w:spacing w:after="200" w:line="276" w:lineRule="auto"/>
    </w:pPr>
    <w:rPr>
      <w:rFonts w:ascii="Cambria" w:eastAsia="Times New Roman" w:hAnsi="Cambria" w:cs="Times New Roman"/>
      <w:lang w:eastAsia="es-CO"/>
    </w:rPr>
  </w:style>
  <w:style w:type="paragraph" w:styleId="Ttulo1">
    <w:name w:val="heading 1"/>
    <w:basedOn w:val="Normal"/>
    <w:next w:val="Normal"/>
    <w:link w:val="Ttulo1Car"/>
    <w:uiPriority w:val="9"/>
    <w:qFormat/>
    <w:rsid w:val="00D24F5C"/>
    <w:pPr>
      <w:keepNext/>
      <w:widowControl w:val="0"/>
      <w:numPr>
        <w:numId w:val="3"/>
      </w:numPr>
      <w:spacing w:before="120" w:after="60" w:line="240" w:lineRule="auto"/>
      <w:jc w:val="both"/>
      <w:outlineLvl w:val="0"/>
    </w:pPr>
    <w:rPr>
      <w:rFonts w:ascii="Arial" w:hAnsi="Arial"/>
      <w:b/>
      <w:caps/>
      <w:color w:val="000000"/>
      <w:sz w:val="20"/>
      <w:szCs w:val="20"/>
      <w:lang w:eastAsia="es-ES"/>
    </w:rPr>
  </w:style>
  <w:style w:type="paragraph" w:styleId="Ttulo2">
    <w:name w:val="heading 2"/>
    <w:basedOn w:val="Normal"/>
    <w:next w:val="Normal"/>
    <w:link w:val="Ttulo2Car"/>
    <w:uiPriority w:val="9"/>
    <w:qFormat/>
    <w:rsid w:val="00D24F5C"/>
    <w:pPr>
      <w:keepNext/>
      <w:widowControl w:val="0"/>
      <w:numPr>
        <w:ilvl w:val="1"/>
        <w:numId w:val="3"/>
      </w:numPr>
      <w:spacing w:before="240" w:after="120" w:line="240" w:lineRule="auto"/>
      <w:jc w:val="both"/>
      <w:outlineLvl w:val="1"/>
    </w:pPr>
    <w:rPr>
      <w:rFonts w:ascii="Arial" w:hAnsi="Arial"/>
      <w:b/>
      <w:color w:val="000000"/>
      <w:sz w:val="20"/>
      <w:szCs w:val="20"/>
      <w:lang w:eastAsia="es-ES"/>
    </w:rPr>
  </w:style>
  <w:style w:type="paragraph" w:styleId="Ttulo3">
    <w:name w:val="heading 3"/>
    <w:basedOn w:val="Normal"/>
    <w:next w:val="Normal"/>
    <w:link w:val="Ttulo3Car"/>
    <w:uiPriority w:val="9"/>
    <w:qFormat/>
    <w:rsid w:val="00D24F5C"/>
    <w:pPr>
      <w:keepNext/>
      <w:widowControl w:val="0"/>
      <w:numPr>
        <w:ilvl w:val="2"/>
        <w:numId w:val="3"/>
      </w:numPr>
      <w:spacing w:before="120" w:after="60" w:line="240" w:lineRule="auto"/>
      <w:ind w:left="1440"/>
      <w:jc w:val="both"/>
      <w:outlineLvl w:val="2"/>
    </w:pPr>
    <w:rPr>
      <w:rFonts w:ascii="Arial" w:hAnsi="Arial"/>
      <w:b/>
      <w:color w:val="000000"/>
      <w:sz w:val="20"/>
      <w:szCs w:val="20"/>
      <w:lang w:eastAsia="es-ES"/>
    </w:rPr>
  </w:style>
  <w:style w:type="paragraph" w:styleId="Ttulo4">
    <w:name w:val="heading 4"/>
    <w:basedOn w:val="Normal"/>
    <w:next w:val="Normal"/>
    <w:link w:val="Ttulo4Car"/>
    <w:uiPriority w:val="9"/>
    <w:qFormat/>
    <w:rsid w:val="00D24F5C"/>
    <w:pPr>
      <w:keepNext/>
      <w:widowControl w:val="0"/>
      <w:numPr>
        <w:ilvl w:val="3"/>
        <w:numId w:val="3"/>
      </w:numPr>
      <w:spacing w:before="120" w:after="60" w:line="240" w:lineRule="auto"/>
      <w:jc w:val="both"/>
      <w:outlineLvl w:val="3"/>
    </w:pPr>
    <w:rPr>
      <w:rFonts w:ascii="Arial" w:hAnsi="Arial"/>
      <w:b/>
      <w:color w:val="000000"/>
      <w:sz w:val="20"/>
      <w:szCs w:val="20"/>
      <w:lang w:eastAsia="es-ES"/>
    </w:rPr>
  </w:style>
  <w:style w:type="paragraph" w:styleId="Ttulo5">
    <w:name w:val="heading 5"/>
    <w:basedOn w:val="Normal"/>
    <w:next w:val="Normal"/>
    <w:link w:val="Ttulo5Car"/>
    <w:uiPriority w:val="9"/>
    <w:qFormat/>
    <w:rsid w:val="00D24F5C"/>
    <w:pPr>
      <w:keepNext/>
      <w:numPr>
        <w:ilvl w:val="4"/>
        <w:numId w:val="3"/>
      </w:numPr>
      <w:spacing w:before="120" w:after="60" w:line="240" w:lineRule="auto"/>
      <w:jc w:val="center"/>
      <w:outlineLvl w:val="4"/>
    </w:pPr>
    <w:rPr>
      <w:rFonts w:ascii="Arial" w:hAnsi="Arial"/>
      <w:b/>
      <w:color w:val="000000"/>
      <w:sz w:val="18"/>
      <w:szCs w:val="20"/>
      <w:lang w:eastAsia="es-ES"/>
    </w:rPr>
  </w:style>
  <w:style w:type="paragraph" w:styleId="Ttulo6">
    <w:name w:val="heading 6"/>
    <w:basedOn w:val="Normal"/>
    <w:next w:val="Normal"/>
    <w:link w:val="Ttulo6Car"/>
    <w:uiPriority w:val="9"/>
    <w:qFormat/>
    <w:rsid w:val="00D24F5C"/>
    <w:pPr>
      <w:keepNext/>
      <w:numPr>
        <w:ilvl w:val="5"/>
        <w:numId w:val="3"/>
      </w:numPr>
      <w:spacing w:before="120" w:after="60" w:line="240" w:lineRule="auto"/>
      <w:jc w:val="center"/>
      <w:outlineLvl w:val="5"/>
    </w:pPr>
    <w:rPr>
      <w:rFonts w:ascii="Arial" w:hAnsi="Arial"/>
      <w:b/>
      <w:color w:val="000000"/>
      <w:sz w:val="20"/>
      <w:szCs w:val="20"/>
      <w:lang w:eastAsia="es-ES"/>
    </w:rPr>
  </w:style>
  <w:style w:type="paragraph" w:styleId="Ttulo7">
    <w:name w:val="heading 7"/>
    <w:basedOn w:val="Normal"/>
    <w:next w:val="Normal"/>
    <w:link w:val="Ttulo7Car"/>
    <w:uiPriority w:val="9"/>
    <w:qFormat/>
    <w:rsid w:val="00D24F5C"/>
    <w:pPr>
      <w:keepNext/>
      <w:widowControl w:val="0"/>
      <w:numPr>
        <w:ilvl w:val="6"/>
        <w:numId w:val="3"/>
      </w:numPr>
      <w:spacing w:before="120" w:after="60" w:line="240" w:lineRule="auto"/>
      <w:jc w:val="both"/>
      <w:outlineLvl w:val="6"/>
    </w:pPr>
    <w:rPr>
      <w:rFonts w:ascii="Arial" w:hAnsi="Arial"/>
      <w:b/>
      <w:color w:val="000000"/>
      <w:sz w:val="24"/>
      <w:szCs w:val="20"/>
      <w:lang w:eastAsia="es-ES"/>
    </w:rPr>
  </w:style>
  <w:style w:type="paragraph" w:styleId="Ttulo8">
    <w:name w:val="heading 8"/>
    <w:basedOn w:val="Normal"/>
    <w:next w:val="Normal"/>
    <w:link w:val="Ttulo8Car"/>
    <w:uiPriority w:val="9"/>
    <w:qFormat/>
    <w:rsid w:val="00D24F5C"/>
    <w:pPr>
      <w:keepNext/>
      <w:widowControl w:val="0"/>
      <w:numPr>
        <w:ilvl w:val="7"/>
        <w:numId w:val="3"/>
      </w:numPr>
      <w:spacing w:before="120" w:after="60" w:line="240" w:lineRule="auto"/>
      <w:jc w:val="both"/>
      <w:outlineLvl w:val="7"/>
    </w:pPr>
    <w:rPr>
      <w:rFonts w:ascii="Arial" w:hAnsi="Arial"/>
      <w:color w:val="000000"/>
      <w:sz w:val="24"/>
      <w:szCs w:val="20"/>
      <w:lang w:eastAsia="es-ES"/>
    </w:rPr>
  </w:style>
  <w:style w:type="paragraph" w:styleId="Ttulo9">
    <w:name w:val="heading 9"/>
    <w:basedOn w:val="Normal"/>
    <w:next w:val="Normal"/>
    <w:link w:val="Ttulo9Car"/>
    <w:uiPriority w:val="9"/>
    <w:qFormat/>
    <w:rsid w:val="00D24F5C"/>
    <w:pPr>
      <w:keepNext/>
      <w:widowControl w:val="0"/>
      <w:numPr>
        <w:ilvl w:val="8"/>
        <w:numId w:val="3"/>
      </w:numPr>
      <w:spacing w:before="120" w:after="60" w:line="240" w:lineRule="auto"/>
      <w:jc w:val="both"/>
      <w:outlineLvl w:val="8"/>
    </w:pPr>
    <w:rPr>
      <w:rFonts w:ascii="Arial" w:hAnsi="Arial"/>
      <w:b/>
      <w:color w:val="000000"/>
      <w:sz w:val="16"/>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1B3B05"/>
    <w:pPr>
      <w:tabs>
        <w:tab w:val="center" w:pos="4252"/>
        <w:tab w:val="right" w:pos="8504"/>
      </w:tabs>
    </w:pPr>
  </w:style>
  <w:style w:type="character" w:customStyle="1" w:styleId="EncabezadoCar">
    <w:name w:val="Encabezado Car"/>
    <w:basedOn w:val="Fuentedeprrafopredeter"/>
    <w:link w:val="Encabezado"/>
    <w:uiPriority w:val="99"/>
    <w:rsid w:val="001B3B05"/>
    <w:rPr>
      <w:rFonts w:ascii="Cambria" w:eastAsia="Times New Roman" w:hAnsi="Cambria" w:cs="Times New Roman"/>
      <w:lang w:eastAsia="es-CO"/>
    </w:rPr>
  </w:style>
  <w:style w:type="paragraph" w:customStyle="1" w:styleId="AzulComentarios">
    <w:name w:val="AzulComentarios"/>
    <w:basedOn w:val="Normal"/>
    <w:link w:val="AzulComentariosCar"/>
    <w:qFormat/>
    <w:rsid w:val="00F567C6"/>
    <w:pPr>
      <w:spacing w:before="120" w:after="60" w:line="240" w:lineRule="auto"/>
      <w:jc w:val="both"/>
    </w:pPr>
    <w:rPr>
      <w:rFonts w:ascii="Arial" w:hAnsi="Arial"/>
      <w:color w:val="4F81BD"/>
      <w:sz w:val="18"/>
      <w:szCs w:val="20"/>
      <w:lang w:val="es-ES" w:eastAsia="es-ES"/>
    </w:rPr>
  </w:style>
  <w:style w:type="character" w:customStyle="1" w:styleId="AzulComentariosCar">
    <w:name w:val="AzulComentarios Car"/>
    <w:link w:val="AzulComentarios"/>
    <w:locked/>
    <w:rsid w:val="00F567C6"/>
    <w:rPr>
      <w:rFonts w:ascii="Arial" w:eastAsia="Times New Roman" w:hAnsi="Arial" w:cs="Times New Roman"/>
      <w:color w:val="4F81BD"/>
      <w:sz w:val="18"/>
      <w:szCs w:val="20"/>
      <w:lang w:val="es-ES" w:eastAsia="es-ES"/>
    </w:rPr>
  </w:style>
  <w:style w:type="paragraph" w:styleId="Piedepgina">
    <w:name w:val="footer"/>
    <w:basedOn w:val="Normal"/>
    <w:link w:val="PiedepginaCar"/>
    <w:uiPriority w:val="99"/>
    <w:unhideWhenUsed/>
    <w:rsid w:val="00F567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567C6"/>
    <w:rPr>
      <w:rFonts w:ascii="Cambria" w:eastAsia="Times New Roman" w:hAnsi="Cambria" w:cs="Times New Roman"/>
      <w:lang w:eastAsia="es-CO"/>
    </w:rPr>
  </w:style>
  <w:style w:type="character" w:customStyle="1" w:styleId="Ttulo1Car">
    <w:name w:val="Título 1 Car"/>
    <w:basedOn w:val="Fuentedeprrafopredeter"/>
    <w:link w:val="Ttulo1"/>
    <w:uiPriority w:val="9"/>
    <w:rsid w:val="00D24F5C"/>
    <w:rPr>
      <w:rFonts w:ascii="Arial" w:eastAsia="Times New Roman" w:hAnsi="Arial" w:cs="Times New Roman"/>
      <w:b/>
      <w:caps/>
      <w:color w:val="000000"/>
      <w:sz w:val="20"/>
      <w:szCs w:val="20"/>
      <w:lang w:eastAsia="es-ES"/>
    </w:rPr>
  </w:style>
  <w:style w:type="character" w:customStyle="1" w:styleId="Ttulo2Car">
    <w:name w:val="Título 2 Car"/>
    <w:basedOn w:val="Fuentedeprrafopredeter"/>
    <w:link w:val="Ttulo2"/>
    <w:uiPriority w:val="9"/>
    <w:rsid w:val="00D24F5C"/>
    <w:rPr>
      <w:rFonts w:ascii="Arial" w:eastAsia="Times New Roman" w:hAnsi="Arial" w:cs="Times New Roman"/>
      <w:b/>
      <w:color w:val="000000"/>
      <w:sz w:val="20"/>
      <w:szCs w:val="20"/>
      <w:lang w:eastAsia="es-ES"/>
    </w:rPr>
  </w:style>
  <w:style w:type="character" w:customStyle="1" w:styleId="Ttulo3Car">
    <w:name w:val="Título 3 Car"/>
    <w:basedOn w:val="Fuentedeprrafopredeter"/>
    <w:link w:val="Ttulo3"/>
    <w:uiPriority w:val="9"/>
    <w:rsid w:val="00D24F5C"/>
    <w:rPr>
      <w:rFonts w:ascii="Arial" w:eastAsia="Times New Roman" w:hAnsi="Arial" w:cs="Times New Roman"/>
      <w:b/>
      <w:color w:val="000000"/>
      <w:sz w:val="20"/>
      <w:szCs w:val="20"/>
      <w:lang w:eastAsia="es-ES"/>
    </w:rPr>
  </w:style>
  <w:style w:type="character" w:customStyle="1" w:styleId="Ttulo4Car">
    <w:name w:val="Título 4 Car"/>
    <w:basedOn w:val="Fuentedeprrafopredeter"/>
    <w:link w:val="Ttulo4"/>
    <w:uiPriority w:val="9"/>
    <w:rsid w:val="00D24F5C"/>
    <w:rPr>
      <w:rFonts w:ascii="Arial" w:eastAsia="Times New Roman" w:hAnsi="Arial" w:cs="Times New Roman"/>
      <w:b/>
      <w:color w:val="000000"/>
      <w:sz w:val="20"/>
      <w:szCs w:val="20"/>
      <w:lang w:eastAsia="es-ES"/>
    </w:rPr>
  </w:style>
  <w:style w:type="character" w:customStyle="1" w:styleId="Ttulo5Car">
    <w:name w:val="Título 5 Car"/>
    <w:basedOn w:val="Fuentedeprrafopredeter"/>
    <w:link w:val="Ttulo5"/>
    <w:uiPriority w:val="9"/>
    <w:rsid w:val="00D24F5C"/>
    <w:rPr>
      <w:rFonts w:ascii="Arial" w:eastAsia="Times New Roman" w:hAnsi="Arial" w:cs="Times New Roman"/>
      <w:b/>
      <w:color w:val="000000"/>
      <w:sz w:val="18"/>
      <w:szCs w:val="20"/>
      <w:lang w:eastAsia="es-ES"/>
    </w:rPr>
  </w:style>
  <w:style w:type="character" w:customStyle="1" w:styleId="Ttulo6Car">
    <w:name w:val="Título 6 Car"/>
    <w:basedOn w:val="Fuentedeprrafopredeter"/>
    <w:link w:val="Ttulo6"/>
    <w:uiPriority w:val="9"/>
    <w:rsid w:val="00D24F5C"/>
    <w:rPr>
      <w:rFonts w:ascii="Arial" w:eastAsia="Times New Roman" w:hAnsi="Arial" w:cs="Times New Roman"/>
      <w:b/>
      <w:color w:val="000000"/>
      <w:sz w:val="20"/>
      <w:szCs w:val="20"/>
      <w:lang w:eastAsia="es-ES"/>
    </w:rPr>
  </w:style>
  <w:style w:type="character" w:customStyle="1" w:styleId="Ttulo7Car">
    <w:name w:val="Título 7 Car"/>
    <w:basedOn w:val="Fuentedeprrafopredeter"/>
    <w:link w:val="Ttulo7"/>
    <w:uiPriority w:val="9"/>
    <w:rsid w:val="00D24F5C"/>
    <w:rPr>
      <w:rFonts w:ascii="Arial" w:eastAsia="Times New Roman" w:hAnsi="Arial" w:cs="Times New Roman"/>
      <w:b/>
      <w:color w:val="000000"/>
      <w:sz w:val="24"/>
      <w:szCs w:val="20"/>
      <w:lang w:eastAsia="es-ES"/>
    </w:rPr>
  </w:style>
  <w:style w:type="character" w:customStyle="1" w:styleId="Ttulo8Car">
    <w:name w:val="Título 8 Car"/>
    <w:basedOn w:val="Fuentedeprrafopredeter"/>
    <w:link w:val="Ttulo8"/>
    <w:uiPriority w:val="9"/>
    <w:rsid w:val="00D24F5C"/>
    <w:rPr>
      <w:rFonts w:ascii="Arial" w:eastAsia="Times New Roman" w:hAnsi="Arial" w:cs="Times New Roman"/>
      <w:color w:val="000000"/>
      <w:sz w:val="24"/>
      <w:szCs w:val="20"/>
      <w:lang w:eastAsia="es-ES"/>
    </w:rPr>
  </w:style>
  <w:style w:type="character" w:customStyle="1" w:styleId="Ttulo9Car">
    <w:name w:val="Título 9 Car"/>
    <w:basedOn w:val="Fuentedeprrafopredeter"/>
    <w:link w:val="Ttulo9"/>
    <w:uiPriority w:val="9"/>
    <w:rsid w:val="00D24F5C"/>
    <w:rPr>
      <w:rFonts w:ascii="Arial" w:eastAsia="Times New Roman" w:hAnsi="Arial" w:cs="Times New Roman"/>
      <w:b/>
      <w:color w:val="000000"/>
      <w:sz w:val="16"/>
      <w:szCs w:val="20"/>
      <w:lang w:eastAsia="es-ES"/>
    </w:rPr>
  </w:style>
  <w:style w:type="paragraph" w:customStyle="1" w:styleId="tablas">
    <w:name w:val="tablas"/>
    <w:basedOn w:val="Normal"/>
    <w:link w:val="tablasCar"/>
    <w:qFormat/>
    <w:rsid w:val="00B0335A"/>
    <w:pPr>
      <w:spacing w:after="0" w:line="240" w:lineRule="auto"/>
      <w:contextualSpacing/>
      <w:mirrorIndents/>
      <w:jc w:val="both"/>
    </w:pPr>
    <w:rPr>
      <w:rFonts w:ascii="Arial" w:eastAsiaTheme="minorHAnsi" w:hAnsi="Arial" w:cstheme="minorBidi"/>
      <w:szCs w:val="18"/>
      <w:lang w:eastAsia="en-US"/>
    </w:rPr>
  </w:style>
  <w:style w:type="character" w:customStyle="1" w:styleId="tablasCar">
    <w:name w:val="tablas Car"/>
    <w:basedOn w:val="Fuentedeprrafopredeter"/>
    <w:link w:val="tablas"/>
    <w:rsid w:val="00B0335A"/>
    <w:rPr>
      <w:rFonts w:ascii="Arial" w:hAnsi="Arial"/>
      <w:szCs w:val="18"/>
    </w:rPr>
  </w:style>
  <w:style w:type="paragraph" w:styleId="Prrafodelista">
    <w:name w:val="List Paragraph"/>
    <w:basedOn w:val="Normal"/>
    <w:uiPriority w:val="34"/>
    <w:qFormat/>
    <w:rsid w:val="00A70411"/>
    <w:pPr>
      <w:ind w:left="720"/>
      <w:contextualSpacing/>
    </w:pPr>
  </w:style>
  <w:style w:type="table" w:styleId="Tablaconcuadrcula">
    <w:name w:val="Table Grid"/>
    <w:basedOn w:val="Tablanormal"/>
    <w:uiPriority w:val="39"/>
    <w:rsid w:val="002F43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4857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1">
    <w:name w:val="Grid Table 4 Accent 1"/>
    <w:basedOn w:val="Tablanormal"/>
    <w:uiPriority w:val="49"/>
    <w:rsid w:val="0048578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2">
    <w:name w:val="Grid Table 4 Accent 2"/>
    <w:basedOn w:val="Tablanormal"/>
    <w:uiPriority w:val="49"/>
    <w:rsid w:val="00F8462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3">
    <w:name w:val="Grid Table 4 Accent 3"/>
    <w:basedOn w:val="Tablanormal"/>
    <w:uiPriority w:val="49"/>
    <w:rsid w:val="00F8462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4">
    <w:name w:val="Grid Table 4 Accent 4"/>
    <w:basedOn w:val="Tablanormal"/>
    <w:uiPriority w:val="49"/>
    <w:rsid w:val="00F7391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normal5">
    <w:name w:val="Plain Table 5"/>
    <w:basedOn w:val="Tablanormal"/>
    <w:uiPriority w:val="45"/>
    <w:rsid w:val="00F7391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ipervnculo">
    <w:name w:val="Hyperlink"/>
    <w:basedOn w:val="Fuentedeprrafopredeter"/>
    <w:uiPriority w:val="99"/>
    <w:unhideWhenUsed/>
    <w:rsid w:val="001F725B"/>
    <w:rPr>
      <w:color w:val="0000FF"/>
      <w:u w:val="single"/>
    </w:rPr>
  </w:style>
  <w:style w:type="character" w:customStyle="1" w:styleId="Mencinsinresolver1">
    <w:name w:val="Mención sin resolver1"/>
    <w:basedOn w:val="Fuentedeprrafopredeter"/>
    <w:uiPriority w:val="99"/>
    <w:semiHidden/>
    <w:unhideWhenUsed/>
    <w:rsid w:val="00CF62AF"/>
    <w:rPr>
      <w:color w:val="605E5C"/>
      <w:shd w:val="clear" w:color="auto" w:fill="E1DFDD"/>
    </w:rPr>
  </w:style>
  <w:style w:type="paragraph" w:styleId="Textodeglobo">
    <w:name w:val="Balloon Text"/>
    <w:basedOn w:val="Normal"/>
    <w:link w:val="TextodegloboCar"/>
    <w:uiPriority w:val="99"/>
    <w:semiHidden/>
    <w:unhideWhenUsed/>
    <w:rsid w:val="006C0EF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C0EFD"/>
    <w:rPr>
      <w:rFonts w:ascii="Segoe UI" w:eastAsia="Times New Roman" w:hAnsi="Segoe UI" w:cs="Segoe UI"/>
      <w:sz w:val="18"/>
      <w:szCs w:val="18"/>
      <w:lang w:eastAsia="es-CO"/>
    </w:rPr>
  </w:style>
  <w:style w:type="character" w:styleId="Refdecomentario">
    <w:name w:val="annotation reference"/>
    <w:basedOn w:val="Fuentedeprrafopredeter"/>
    <w:uiPriority w:val="99"/>
    <w:semiHidden/>
    <w:unhideWhenUsed/>
    <w:rsid w:val="009F6D9F"/>
    <w:rPr>
      <w:sz w:val="16"/>
      <w:szCs w:val="16"/>
    </w:rPr>
  </w:style>
  <w:style w:type="paragraph" w:styleId="Textocomentario">
    <w:name w:val="annotation text"/>
    <w:basedOn w:val="Normal"/>
    <w:link w:val="TextocomentarioCar"/>
    <w:uiPriority w:val="99"/>
    <w:semiHidden/>
    <w:unhideWhenUsed/>
    <w:rsid w:val="009F6D9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F6D9F"/>
    <w:rPr>
      <w:rFonts w:ascii="Cambria" w:eastAsia="Times New Roman" w:hAnsi="Cambria" w:cs="Times New Roman"/>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9F6D9F"/>
    <w:rPr>
      <w:b/>
      <w:bCs/>
    </w:rPr>
  </w:style>
  <w:style w:type="character" w:customStyle="1" w:styleId="AsuntodelcomentarioCar">
    <w:name w:val="Asunto del comentario Car"/>
    <w:basedOn w:val="TextocomentarioCar"/>
    <w:link w:val="Asuntodelcomentario"/>
    <w:uiPriority w:val="99"/>
    <w:semiHidden/>
    <w:rsid w:val="009F6D9F"/>
    <w:rPr>
      <w:rFonts w:ascii="Cambria" w:eastAsia="Times New Roman" w:hAnsi="Cambria" w:cs="Times New Roman"/>
      <w:b/>
      <w:bCs/>
      <w:sz w:val="20"/>
      <w:szCs w:val="20"/>
      <w:lang w:eastAsia="es-CO"/>
    </w:rPr>
  </w:style>
  <w:style w:type="paragraph" w:styleId="Ttulo">
    <w:name w:val="Title"/>
    <w:basedOn w:val="Normal"/>
    <w:next w:val="Normal"/>
    <w:link w:val="TtuloCar"/>
    <w:qFormat/>
    <w:rsid w:val="007656CD"/>
    <w:pPr>
      <w:widowControl w:val="0"/>
      <w:spacing w:after="0" w:line="240" w:lineRule="auto"/>
      <w:jc w:val="center"/>
    </w:pPr>
    <w:rPr>
      <w:rFonts w:ascii="Arial" w:hAnsi="Arial"/>
      <w:b/>
      <w:color w:val="17365D"/>
      <w:sz w:val="36"/>
      <w:szCs w:val="20"/>
      <w:lang w:eastAsia="en-US"/>
    </w:rPr>
  </w:style>
  <w:style w:type="character" w:customStyle="1" w:styleId="TtuloCar">
    <w:name w:val="Título Car"/>
    <w:basedOn w:val="Fuentedeprrafopredeter"/>
    <w:link w:val="Ttulo"/>
    <w:rsid w:val="007656CD"/>
    <w:rPr>
      <w:rFonts w:ascii="Arial" w:eastAsia="Times New Roman" w:hAnsi="Arial" w:cs="Times New Roman"/>
      <w:b/>
      <w:color w:val="17365D"/>
      <w:sz w:val="36"/>
      <w:szCs w:val="20"/>
    </w:rPr>
  </w:style>
  <w:style w:type="paragraph" w:styleId="Descripcin">
    <w:name w:val="caption"/>
    <w:basedOn w:val="Normal"/>
    <w:next w:val="Normal"/>
    <w:uiPriority w:val="35"/>
    <w:unhideWhenUsed/>
    <w:qFormat/>
    <w:rsid w:val="004D50CB"/>
    <w:pPr>
      <w:spacing w:line="240" w:lineRule="auto"/>
    </w:pPr>
    <w:rPr>
      <w:i/>
      <w:iCs/>
      <w:color w:val="44546A" w:themeColor="text2"/>
      <w:sz w:val="18"/>
      <w:szCs w:val="18"/>
    </w:rPr>
  </w:style>
  <w:style w:type="paragraph" w:styleId="TtuloTDC">
    <w:name w:val="TOC Heading"/>
    <w:basedOn w:val="Ttulo1"/>
    <w:next w:val="Normal"/>
    <w:uiPriority w:val="39"/>
    <w:unhideWhenUsed/>
    <w:qFormat/>
    <w:rsid w:val="007A226B"/>
    <w:pPr>
      <w:keepLines/>
      <w:widowControl/>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lang w:eastAsia="es-CO"/>
    </w:rPr>
  </w:style>
  <w:style w:type="paragraph" w:styleId="TDC1">
    <w:name w:val="toc 1"/>
    <w:basedOn w:val="Normal"/>
    <w:next w:val="Normal"/>
    <w:autoRedefine/>
    <w:uiPriority w:val="39"/>
    <w:unhideWhenUsed/>
    <w:rsid w:val="007A226B"/>
    <w:pPr>
      <w:spacing w:after="100"/>
    </w:pPr>
  </w:style>
  <w:style w:type="paragraph" w:styleId="TDC2">
    <w:name w:val="toc 2"/>
    <w:basedOn w:val="Normal"/>
    <w:next w:val="Normal"/>
    <w:autoRedefine/>
    <w:uiPriority w:val="39"/>
    <w:unhideWhenUsed/>
    <w:rsid w:val="007A226B"/>
    <w:pPr>
      <w:spacing w:after="100"/>
      <w:ind w:left="220"/>
    </w:pPr>
  </w:style>
  <w:style w:type="paragraph" w:styleId="Tabladeilustraciones">
    <w:name w:val="table of figures"/>
    <w:basedOn w:val="Normal"/>
    <w:next w:val="Normal"/>
    <w:uiPriority w:val="99"/>
    <w:unhideWhenUsed/>
    <w:rsid w:val="007A226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67665">
      <w:bodyDiv w:val="1"/>
      <w:marLeft w:val="0"/>
      <w:marRight w:val="0"/>
      <w:marTop w:val="0"/>
      <w:marBottom w:val="0"/>
      <w:divBdr>
        <w:top w:val="none" w:sz="0" w:space="0" w:color="auto"/>
        <w:left w:val="none" w:sz="0" w:space="0" w:color="auto"/>
        <w:bottom w:val="none" w:sz="0" w:space="0" w:color="auto"/>
        <w:right w:val="none" w:sz="0" w:space="0" w:color="auto"/>
      </w:divBdr>
    </w:div>
    <w:div w:id="610363543">
      <w:bodyDiv w:val="1"/>
      <w:marLeft w:val="0"/>
      <w:marRight w:val="0"/>
      <w:marTop w:val="0"/>
      <w:marBottom w:val="0"/>
      <w:divBdr>
        <w:top w:val="none" w:sz="0" w:space="0" w:color="auto"/>
        <w:left w:val="none" w:sz="0" w:space="0" w:color="auto"/>
        <w:bottom w:val="none" w:sz="0" w:space="0" w:color="auto"/>
        <w:right w:val="none" w:sz="0" w:space="0" w:color="auto"/>
      </w:divBdr>
    </w:div>
    <w:div w:id="691297609">
      <w:bodyDiv w:val="1"/>
      <w:marLeft w:val="0"/>
      <w:marRight w:val="0"/>
      <w:marTop w:val="0"/>
      <w:marBottom w:val="0"/>
      <w:divBdr>
        <w:top w:val="none" w:sz="0" w:space="0" w:color="auto"/>
        <w:left w:val="none" w:sz="0" w:space="0" w:color="auto"/>
        <w:bottom w:val="none" w:sz="0" w:space="0" w:color="auto"/>
        <w:right w:val="none" w:sz="0" w:space="0" w:color="auto"/>
      </w:divBdr>
    </w:div>
    <w:div w:id="733814143">
      <w:bodyDiv w:val="1"/>
      <w:marLeft w:val="0"/>
      <w:marRight w:val="0"/>
      <w:marTop w:val="0"/>
      <w:marBottom w:val="0"/>
      <w:divBdr>
        <w:top w:val="none" w:sz="0" w:space="0" w:color="auto"/>
        <w:left w:val="none" w:sz="0" w:space="0" w:color="auto"/>
        <w:bottom w:val="none" w:sz="0" w:space="0" w:color="auto"/>
        <w:right w:val="none" w:sz="0" w:space="0" w:color="auto"/>
      </w:divBdr>
    </w:div>
    <w:div w:id="856433449">
      <w:bodyDiv w:val="1"/>
      <w:marLeft w:val="0"/>
      <w:marRight w:val="0"/>
      <w:marTop w:val="0"/>
      <w:marBottom w:val="0"/>
      <w:divBdr>
        <w:top w:val="none" w:sz="0" w:space="0" w:color="auto"/>
        <w:left w:val="none" w:sz="0" w:space="0" w:color="auto"/>
        <w:bottom w:val="none" w:sz="0" w:space="0" w:color="auto"/>
        <w:right w:val="none" w:sz="0" w:space="0" w:color="auto"/>
      </w:divBdr>
    </w:div>
    <w:div w:id="1008142182">
      <w:bodyDiv w:val="1"/>
      <w:marLeft w:val="0"/>
      <w:marRight w:val="0"/>
      <w:marTop w:val="0"/>
      <w:marBottom w:val="0"/>
      <w:divBdr>
        <w:top w:val="none" w:sz="0" w:space="0" w:color="auto"/>
        <w:left w:val="none" w:sz="0" w:space="0" w:color="auto"/>
        <w:bottom w:val="none" w:sz="0" w:space="0" w:color="auto"/>
        <w:right w:val="none" w:sz="0" w:space="0" w:color="auto"/>
      </w:divBdr>
    </w:div>
    <w:div w:id="1078022333">
      <w:bodyDiv w:val="1"/>
      <w:marLeft w:val="0"/>
      <w:marRight w:val="0"/>
      <w:marTop w:val="0"/>
      <w:marBottom w:val="0"/>
      <w:divBdr>
        <w:top w:val="none" w:sz="0" w:space="0" w:color="auto"/>
        <w:left w:val="none" w:sz="0" w:space="0" w:color="auto"/>
        <w:bottom w:val="none" w:sz="0" w:space="0" w:color="auto"/>
        <w:right w:val="none" w:sz="0" w:space="0" w:color="auto"/>
      </w:divBdr>
    </w:div>
    <w:div w:id="1954626174">
      <w:bodyDiv w:val="1"/>
      <w:marLeft w:val="0"/>
      <w:marRight w:val="0"/>
      <w:marTop w:val="0"/>
      <w:marBottom w:val="0"/>
      <w:divBdr>
        <w:top w:val="none" w:sz="0" w:space="0" w:color="auto"/>
        <w:left w:val="none" w:sz="0" w:space="0" w:color="auto"/>
        <w:bottom w:val="none" w:sz="0" w:space="0" w:color="auto"/>
        <w:right w:val="none" w:sz="0" w:space="0" w:color="auto"/>
      </w:divBdr>
      <w:divsChild>
        <w:div w:id="998966803">
          <w:marLeft w:val="0"/>
          <w:marRight w:val="0"/>
          <w:marTop w:val="0"/>
          <w:marBottom w:val="0"/>
          <w:divBdr>
            <w:top w:val="none" w:sz="0" w:space="0" w:color="auto"/>
            <w:left w:val="none" w:sz="0" w:space="0" w:color="auto"/>
            <w:bottom w:val="none" w:sz="0" w:space="0" w:color="auto"/>
            <w:right w:val="none" w:sz="0" w:space="0" w:color="auto"/>
          </w:divBdr>
        </w:div>
        <w:div w:id="1107848477">
          <w:marLeft w:val="0"/>
          <w:marRight w:val="0"/>
          <w:marTop w:val="0"/>
          <w:marBottom w:val="0"/>
          <w:divBdr>
            <w:top w:val="none" w:sz="0" w:space="0" w:color="auto"/>
            <w:left w:val="none" w:sz="0" w:space="0" w:color="auto"/>
            <w:bottom w:val="none" w:sz="0" w:space="0" w:color="auto"/>
            <w:right w:val="none" w:sz="0" w:space="0" w:color="auto"/>
          </w:divBdr>
          <w:divsChild>
            <w:div w:id="428744277">
              <w:marLeft w:val="0"/>
              <w:marRight w:val="0"/>
              <w:marTop w:val="0"/>
              <w:marBottom w:val="0"/>
              <w:divBdr>
                <w:top w:val="none" w:sz="0" w:space="0" w:color="auto"/>
                <w:left w:val="none" w:sz="0" w:space="0" w:color="auto"/>
                <w:bottom w:val="none" w:sz="0" w:space="0" w:color="auto"/>
                <w:right w:val="none" w:sz="0" w:space="0" w:color="auto"/>
              </w:divBdr>
              <w:divsChild>
                <w:div w:id="1162504073">
                  <w:marLeft w:val="0"/>
                  <w:marRight w:val="0"/>
                  <w:marTop w:val="0"/>
                  <w:marBottom w:val="0"/>
                  <w:divBdr>
                    <w:top w:val="none" w:sz="0" w:space="0" w:color="auto"/>
                    <w:left w:val="none" w:sz="0" w:space="0" w:color="auto"/>
                    <w:bottom w:val="none" w:sz="0" w:space="0" w:color="auto"/>
                    <w:right w:val="none" w:sz="0" w:space="0" w:color="auto"/>
                  </w:divBdr>
                  <w:divsChild>
                    <w:div w:id="56898956">
                      <w:marLeft w:val="0"/>
                      <w:marRight w:val="0"/>
                      <w:marTop w:val="0"/>
                      <w:marBottom w:val="0"/>
                      <w:divBdr>
                        <w:top w:val="none" w:sz="0" w:space="0" w:color="auto"/>
                        <w:left w:val="none" w:sz="0" w:space="0" w:color="auto"/>
                        <w:bottom w:val="none" w:sz="0" w:space="0" w:color="auto"/>
                        <w:right w:val="none" w:sz="0" w:space="0" w:color="auto"/>
                      </w:divBdr>
                      <w:divsChild>
                        <w:div w:id="529419254">
                          <w:marLeft w:val="0"/>
                          <w:marRight w:val="0"/>
                          <w:marTop w:val="0"/>
                          <w:marBottom w:val="0"/>
                          <w:divBdr>
                            <w:top w:val="none" w:sz="0" w:space="0" w:color="auto"/>
                            <w:left w:val="none" w:sz="0" w:space="0" w:color="auto"/>
                            <w:bottom w:val="none" w:sz="0" w:space="0" w:color="auto"/>
                            <w:right w:val="none" w:sz="0" w:space="0" w:color="auto"/>
                          </w:divBdr>
                        </w:div>
                        <w:div w:id="1402868701">
                          <w:marLeft w:val="0"/>
                          <w:marRight w:val="0"/>
                          <w:marTop w:val="0"/>
                          <w:marBottom w:val="0"/>
                          <w:divBdr>
                            <w:top w:val="none" w:sz="0" w:space="0" w:color="auto"/>
                            <w:left w:val="none" w:sz="0" w:space="0" w:color="auto"/>
                            <w:bottom w:val="none" w:sz="0" w:space="0" w:color="auto"/>
                            <w:right w:val="none" w:sz="0" w:space="0" w:color="auto"/>
                          </w:divBdr>
                          <w:divsChild>
                            <w:div w:id="964386384">
                              <w:marLeft w:val="0"/>
                              <w:marRight w:val="0"/>
                              <w:marTop w:val="0"/>
                              <w:marBottom w:val="0"/>
                              <w:divBdr>
                                <w:top w:val="none" w:sz="0" w:space="0" w:color="auto"/>
                                <w:left w:val="none" w:sz="0" w:space="0" w:color="auto"/>
                                <w:bottom w:val="none" w:sz="0" w:space="0" w:color="auto"/>
                                <w:right w:val="none" w:sz="0" w:space="0" w:color="auto"/>
                              </w:divBdr>
                              <w:divsChild>
                                <w:div w:id="1209146061">
                                  <w:marLeft w:val="0"/>
                                  <w:marRight w:val="0"/>
                                  <w:marTop w:val="0"/>
                                  <w:marBottom w:val="0"/>
                                  <w:divBdr>
                                    <w:top w:val="none" w:sz="0" w:space="0" w:color="auto"/>
                                    <w:left w:val="none" w:sz="0" w:space="0" w:color="auto"/>
                                    <w:bottom w:val="none" w:sz="0" w:space="0" w:color="auto"/>
                                    <w:right w:val="none" w:sz="0" w:space="0" w:color="auto"/>
                                  </w:divBdr>
                                  <w:divsChild>
                                    <w:div w:id="1610312984">
                                      <w:marLeft w:val="0"/>
                                      <w:marRight w:val="0"/>
                                      <w:marTop w:val="0"/>
                                      <w:marBottom w:val="0"/>
                                      <w:divBdr>
                                        <w:top w:val="none" w:sz="0" w:space="0" w:color="auto"/>
                                        <w:left w:val="none" w:sz="0" w:space="0" w:color="auto"/>
                                        <w:bottom w:val="none" w:sz="0" w:space="0" w:color="auto"/>
                                        <w:right w:val="none" w:sz="0" w:space="0" w:color="auto"/>
                                      </w:divBdr>
                                      <w:divsChild>
                                        <w:div w:id="1187013684">
                                          <w:marLeft w:val="0"/>
                                          <w:marRight w:val="0"/>
                                          <w:marTop w:val="0"/>
                                          <w:marBottom w:val="0"/>
                                          <w:divBdr>
                                            <w:top w:val="none" w:sz="0" w:space="0" w:color="auto"/>
                                            <w:left w:val="none" w:sz="0" w:space="0" w:color="auto"/>
                                            <w:bottom w:val="none" w:sz="0" w:space="0" w:color="auto"/>
                                            <w:right w:val="none" w:sz="0" w:space="0" w:color="auto"/>
                                          </w:divBdr>
                                        </w:div>
                                        <w:div w:id="976304501">
                                          <w:marLeft w:val="0"/>
                                          <w:marRight w:val="0"/>
                                          <w:marTop w:val="0"/>
                                          <w:marBottom w:val="0"/>
                                          <w:divBdr>
                                            <w:top w:val="none" w:sz="0" w:space="0" w:color="auto"/>
                                            <w:left w:val="none" w:sz="0" w:space="0" w:color="auto"/>
                                            <w:bottom w:val="none" w:sz="0" w:space="0" w:color="auto"/>
                                            <w:right w:val="none" w:sz="0" w:space="0" w:color="auto"/>
                                          </w:divBdr>
                                          <w:divsChild>
                                            <w:div w:id="1784959153">
                                              <w:marLeft w:val="0"/>
                                              <w:marRight w:val="0"/>
                                              <w:marTop w:val="0"/>
                                              <w:marBottom w:val="0"/>
                                              <w:divBdr>
                                                <w:top w:val="none" w:sz="0" w:space="0" w:color="auto"/>
                                                <w:left w:val="none" w:sz="0" w:space="0" w:color="auto"/>
                                                <w:bottom w:val="none" w:sz="0" w:space="0" w:color="auto"/>
                                                <w:right w:val="none" w:sz="0" w:space="0" w:color="auto"/>
                                              </w:divBdr>
                                              <w:divsChild>
                                                <w:div w:id="158035735">
                                                  <w:marLeft w:val="0"/>
                                                  <w:marRight w:val="0"/>
                                                  <w:marTop w:val="0"/>
                                                  <w:marBottom w:val="0"/>
                                                  <w:divBdr>
                                                    <w:top w:val="none" w:sz="0" w:space="0" w:color="auto"/>
                                                    <w:left w:val="none" w:sz="0" w:space="0" w:color="auto"/>
                                                    <w:bottom w:val="none" w:sz="0" w:space="0" w:color="auto"/>
                                                    <w:right w:val="none" w:sz="0" w:space="0" w:color="auto"/>
                                                  </w:divBdr>
                                                  <w:divsChild>
                                                    <w:div w:id="13699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6456633">
          <w:marLeft w:val="0"/>
          <w:marRight w:val="0"/>
          <w:marTop w:val="0"/>
          <w:marBottom w:val="0"/>
          <w:divBdr>
            <w:top w:val="none" w:sz="0" w:space="0" w:color="auto"/>
            <w:left w:val="none" w:sz="0" w:space="0" w:color="auto"/>
            <w:bottom w:val="none" w:sz="0" w:space="0" w:color="auto"/>
            <w:right w:val="none" w:sz="0" w:space="0" w:color="auto"/>
          </w:divBdr>
        </w:div>
        <w:div w:id="72632751">
          <w:marLeft w:val="0"/>
          <w:marRight w:val="0"/>
          <w:marTop w:val="0"/>
          <w:marBottom w:val="0"/>
          <w:divBdr>
            <w:top w:val="none" w:sz="0" w:space="0" w:color="auto"/>
            <w:left w:val="none" w:sz="0" w:space="0" w:color="auto"/>
            <w:bottom w:val="none" w:sz="0" w:space="0" w:color="auto"/>
            <w:right w:val="none" w:sz="0" w:space="0" w:color="auto"/>
          </w:divBdr>
          <w:divsChild>
            <w:div w:id="2095972682">
              <w:marLeft w:val="0"/>
              <w:marRight w:val="0"/>
              <w:marTop w:val="0"/>
              <w:marBottom w:val="0"/>
              <w:divBdr>
                <w:top w:val="none" w:sz="0" w:space="0" w:color="auto"/>
                <w:left w:val="none" w:sz="0" w:space="0" w:color="auto"/>
                <w:bottom w:val="none" w:sz="0" w:space="0" w:color="auto"/>
                <w:right w:val="none" w:sz="0" w:space="0" w:color="auto"/>
              </w:divBdr>
              <w:divsChild>
                <w:div w:id="1838382756">
                  <w:marLeft w:val="0"/>
                  <w:marRight w:val="0"/>
                  <w:marTop w:val="0"/>
                  <w:marBottom w:val="0"/>
                  <w:divBdr>
                    <w:top w:val="none" w:sz="0" w:space="0" w:color="auto"/>
                    <w:left w:val="none" w:sz="0" w:space="0" w:color="auto"/>
                    <w:bottom w:val="none" w:sz="0" w:space="0" w:color="auto"/>
                    <w:right w:val="none" w:sz="0" w:space="0" w:color="auto"/>
                  </w:divBdr>
                  <w:divsChild>
                    <w:div w:id="1837377018">
                      <w:marLeft w:val="0"/>
                      <w:marRight w:val="0"/>
                      <w:marTop w:val="0"/>
                      <w:marBottom w:val="0"/>
                      <w:divBdr>
                        <w:top w:val="none" w:sz="0" w:space="0" w:color="auto"/>
                        <w:left w:val="none" w:sz="0" w:space="0" w:color="auto"/>
                        <w:bottom w:val="none" w:sz="0" w:space="0" w:color="auto"/>
                        <w:right w:val="none" w:sz="0" w:space="0" w:color="auto"/>
                      </w:divBdr>
                      <w:divsChild>
                        <w:div w:id="1660839126">
                          <w:marLeft w:val="0"/>
                          <w:marRight w:val="0"/>
                          <w:marTop w:val="0"/>
                          <w:marBottom w:val="0"/>
                          <w:divBdr>
                            <w:top w:val="none" w:sz="0" w:space="0" w:color="auto"/>
                            <w:left w:val="none" w:sz="0" w:space="0" w:color="auto"/>
                            <w:bottom w:val="none" w:sz="0" w:space="0" w:color="auto"/>
                            <w:right w:val="none" w:sz="0" w:space="0" w:color="auto"/>
                          </w:divBdr>
                        </w:div>
                        <w:div w:id="613288480">
                          <w:marLeft w:val="0"/>
                          <w:marRight w:val="0"/>
                          <w:marTop w:val="0"/>
                          <w:marBottom w:val="0"/>
                          <w:divBdr>
                            <w:top w:val="none" w:sz="0" w:space="0" w:color="auto"/>
                            <w:left w:val="none" w:sz="0" w:space="0" w:color="auto"/>
                            <w:bottom w:val="none" w:sz="0" w:space="0" w:color="auto"/>
                            <w:right w:val="none" w:sz="0" w:space="0" w:color="auto"/>
                          </w:divBdr>
                          <w:divsChild>
                            <w:div w:id="188489998">
                              <w:marLeft w:val="0"/>
                              <w:marRight w:val="0"/>
                              <w:marTop w:val="0"/>
                              <w:marBottom w:val="0"/>
                              <w:divBdr>
                                <w:top w:val="none" w:sz="0" w:space="0" w:color="auto"/>
                                <w:left w:val="none" w:sz="0" w:space="0" w:color="auto"/>
                                <w:bottom w:val="none" w:sz="0" w:space="0" w:color="auto"/>
                                <w:right w:val="none" w:sz="0" w:space="0" w:color="auto"/>
                              </w:divBdr>
                              <w:divsChild>
                                <w:div w:id="1133669510">
                                  <w:marLeft w:val="0"/>
                                  <w:marRight w:val="0"/>
                                  <w:marTop w:val="0"/>
                                  <w:marBottom w:val="0"/>
                                  <w:divBdr>
                                    <w:top w:val="none" w:sz="0" w:space="0" w:color="auto"/>
                                    <w:left w:val="none" w:sz="0" w:space="0" w:color="auto"/>
                                    <w:bottom w:val="none" w:sz="0" w:space="0" w:color="auto"/>
                                    <w:right w:val="none" w:sz="0" w:space="0" w:color="auto"/>
                                  </w:divBdr>
                                  <w:divsChild>
                                    <w:div w:id="1046837188">
                                      <w:marLeft w:val="0"/>
                                      <w:marRight w:val="0"/>
                                      <w:marTop w:val="0"/>
                                      <w:marBottom w:val="0"/>
                                      <w:divBdr>
                                        <w:top w:val="none" w:sz="0" w:space="0" w:color="auto"/>
                                        <w:left w:val="none" w:sz="0" w:space="0" w:color="auto"/>
                                        <w:bottom w:val="none" w:sz="0" w:space="0" w:color="auto"/>
                                        <w:right w:val="none" w:sz="0" w:space="0" w:color="auto"/>
                                      </w:divBdr>
                                      <w:divsChild>
                                        <w:div w:id="56587273">
                                          <w:marLeft w:val="0"/>
                                          <w:marRight w:val="0"/>
                                          <w:marTop w:val="0"/>
                                          <w:marBottom w:val="0"/>
                                          <w:divBdr>
                                            <w:top w:val="none" w:sz="0" w:space="0" w:color="auto"/>
                                            <w:left w:val="none" w:sz="0" w:space="0" w:color="auto"/>
                                            <w:bottom w:val="none" w:sz="0" w:space="0" w:color="auto"/>
                                            <w:right w:val="none" w:sz="0" w:space="0" w:color="auto"/>
                                          </w:divBdr>
                                        </w:div>
                                        <w:div w:id="1450004514">
                                          <w:marLeft w:val="0"/>
                                          <w:marRight w:val="0"/>
                                          <w:marTop w:val="0"/>
                                          <w:marBottom w:val="0"/>
                                          <w:divBdr>
                                            <w:top w:val="none" w:sz="0" w:space="0" w:color="auto"/>
                                            <w:left w:val="none" w:sz="0" w:space="0" w:color="auto"/>
                                            <w:bottom w:val="none" w:sz="0" w:space="0" w:color="auto"/>
                                            <w:right w:val="none" w:sz="0" w:space="0" w:color="auto"/>
                                          </w:divBdr>
                                          <w:divsChild>
                                            <w:div w:id="1338851291">
                                              <w:marLeft w:val="0"/>
                                              <w:marRight w:val="0"/>
                                              <w:marTop w:val="0"/>
                                              <w:marBottom w:val="0"/>
                                              <w:divBdr>
                                                <w:top w:val="none" w:sz="0" w:space="0" w:color="auto"/>
                                                <w:left w:val="none" w:sz="0" w:space="0" w:color="auto"/>
                                                <w:bottom w:val="none" w:sz="0" w:space="0" w:color="auto"/>
                                                <w:right w:val="none" w:sz="0" w:space="0" w:color="auto"/>
                                              </w:divBdr>
                                              <w:divsChild>
                                                <w:div w:id="1078330424">
                                                  <w:marLeft w:val="0"/>
                                                  <w:marRight w:val="0"/>
                                                  <w:marTop w:val="0"/>
                                                  <w:marBottom w:val="0"/>
                                                  <w:divBdr>
                                                    <w:top w:val="none" w:sz="0" w:space="0" w:color="auto"/>
                                                    <w:left w:val="none" w:sz="0" w:space="0" w:color="auto"/>
                                                    <w:bottom w:val="none" w:sz="0" w:space="0" w:color="auto"/>
                                                    <w:right w:val="none" w:sz="0" w:space="0" w:color="auto"/>
                                                  </w:divBdr>
                                                  <w:divsChild>
                                                    <w:div w:id="4625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5562717">
          <w:marLeft w:val="0"/>
          <w:marRight w:val="0"/>
          <w:marTop w:val="0"/>
          <w:marBottom w:val="0"/>
          <w:divBdr>
            <w:top w:val="none" w:sz="0" w:space="0" w:color="auto"/>
            <w:left w:val="none" w:sz="0" w:space="0" w:color="auto"/>
            <w:bottom w:val="none" w:sz="0" w:space="0" w:color="auto"/>
            <w:right w:val="none" w:sz="0" w:space="0" w:color="auto"/>
          </w:divBdr>
        </w:div>
        <w:div w:id="1353721353">
          <w:marLeft w:val="0"/>
          <w:marRight w:val="0"/>
          <w:marTop w:val="0"/>
          <w:marBottom w:val="0"/>
          <w:divBdr>
            <w:top w:val="none" w:sz="0" w:space="0" w:color="auto"/>
            <w:left w:val="none" w:sz="0" w:space="0" w:color="auto"/>
            <w:bottom w:val="none" w:sz="0" w:space="0" w:color="auto"/>
            <w:right w:val="none" w:sz="0" w:space="0" w:color="auto"/>
          </w:divBdr>
          <w:divsChild>
            <w:div w:id="579296648">
              <w:marLeft w:val="0"/>
              <w:marRight w:val="0"/>
              <w:marTop w:val="0"/>
              <w:marBottom w:val="0"/>
              <w:divBdr>
                <w:top w:val="none" w:sz="0" w:space="0" w:color="auto"/>
                <w:left w:val="none" w:sz="0" w:space="0" w:color="auto"/>
                <w:bottom w:val="none" w:sz="0" w:space="0" w:color="auto"/>
                <w:right w:val="none" w:sz="0" w:space="0" w:color="auto"/>
              </w:divBdr>
              <w:divsChild>
                <w:div w:id="461386049">
                  <w:marLeft w:val="0"/>
                  <w:marRight w:val="0"/>
                  <w:marTop w:val="0"/>
                  <w:marBottom w:val="0"/>
                  <w:divBdr>
                    <w:top w:val="none" w:sz="0" w:space="0" w:color="auto"/>
                    <w:left w:val="none" w:sz="0" w:space="0" w:color="auto"/>
                    <w:bottom w:val="none" w:sz="0" w:space="0" w:color="auto"/>
                    <w:right w:val="none" w:sz="0" w:space="0" w:color="auto"/>
                  </w:divBdr>
                  <w:divsChild>
                    <w:div w:id="934940964">
                      <w:marLeft w:val="0"/>
                      <w:marRight w:val="0"/>
                      <w:marTop w:val="0"/>
                      <w:marBottom w:val="0"/>
                      <w:divBdr>
                        <w:top w:val="none" w:sz="0" w:space="0" w:color="auto"/>
                        <w:left w:val="none" w:sz="0" w:space="0" w:color="auto"/>
                        <w:bottom w:val="none" w:sz="0" w:space="0" w:color="auto"/>
                        <w:right w:val="none" w:sz="0" w:space="0" w:color="auto"/>
                      </w:divBdr>
                      <w:divsChild>
                        <w:div w:id="725682254">
                          <w:marLeft w:val="0"/>
                          <w:marRight w:val="0"/>
                          <w:marTop w:val="0"/>
                          <w:marBottom w:val="0"/>
                          <w:divBdr>
                            <w:top w:val="none" w:sz="0" w:space="0" w:color="auto"/>
                            <w:left w:val="none" w:sz="0" w:space="0" w:color="auto"/>
                            <w:bottom w:val="none" w:sz="0" w:space="0" w:color="auto"/>
                            <w:right w:val="none" w:sz="0" w:space="0" w:color="auto"/>
                          </w:divBdr>
                        </w:div>
                        <w:div w:id="1566181708">
                          <w:marLeft w:val="0"/>
                          <w:marRight w:val="0"/>
                          <w:marTop w:val="0"/>
                          <w:marBottom w:val="0"/>
                          <w:divBdr>
                            <w:top w:val="none" w:sz="0" w:space="0" w:color="auto"/>
                            <w:left w:val="none" w:sz="0" w:space="0" w:color="auto"/>
                            <w:bottom w:val="none" w:sz="0" w:space="0" w:color="auto"/>
                            <w:right w:val="none" w:sz="0" w:space="0" w:color="auto"/>
                          </w:divBdr>
                          <w:divsChild>
                            <w:div w:id="209922123">
                              <w:marLeft w:val="0"/>
                              <w:marRight w:val="0"/>
                              <w:marTop w:val="0"/>
                              <w:marBottom w:val="0"/>
                              <w:divBdr>
                                <w:top w:val="none" w:sz="0" w:space="0" w:color="auto"/>
                                <w:left w:val="none" w:sz="0" w:space="0" w:color="auto"/>
                                <w:bottom w:val="none" w:sz="0" w:space="0" w:color="auto"/>
                                <w:right w:val="none" w:sz="0" w:space="0" w:color="auto"/>
                              </w:divBdr>
                              <w:divsChild>
                                <w:div w:id="635527889">
                                  <w:marLeft w:val="0"/>
                                  <w:marRight w:val="0"/>
                                  <w:marTop w:val="0"/>
                                  <w:marBottom w:val="0"/>
                                  <w:divBdr>
                                    <w:top w:val="none" w:sz="0" w:space="0" w:color="auto"/>
                                    <w:left w:val="none" w:sz="0" w:space="0" w:color="auto"/>
                                    <w:bottom w:val="none" w:sz="0" w:space="0" w:color="auto"/>
                                    <w:right w:val="none" w:sz="0" w:space="0" w:color="auto"/>
                                  </w:divBdr>
                                  <w:divsChild>
                                    <w:div w:id="288046993">
                                      <w:marLeft w:val="0"/>
                                      <w:marRight w:val="0"/>
                                      <w:marTop w:val="0"/>
                                      <w:marBottom w:val="0"/>
                                      <w:divBdr>
                                        <w:top w:val="none" w:sz="0" w:space="0" w:color="auto"/>
                                        <w:left w:val="none" w:sz="0" w:space="0" w:color="auto"/>
                                        <w:bottom w:val="none" w:sz="0" w:space="0" w:color="auto"/>
                                        <w:right w:val="none" w:sz="0" w:space="0" w:color="auto"/>
                                      </w:divBdr>
                                      <w:divsChild>
                                        <w:div w:id="4043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3539459">
          <w:marLeft w:val="0"/>
          <w:marRight w:val="0"/>
          <w:marTop w:val="0"/>
          <w:marBottom w:val="0"/>
          <w:divBdr>
            <w:top w:val="none" w:sz="0" w:space="0" w:color="auto"/>
            <w:left w:val="none" w:sz="0" w:space="0" w:color="auto"/>
            <w:bottom w:val="none" w:sz="0" w:space="0" w:color="auto"/>
            <w:right w:val="none" w:sz="0" w:space="0" w:color="auto"/>
          </w:divBdr>
        </w:div>
        <w:div w:id="1470896544">
          <w:marLeft w:val="0"/>
          <w:marRight w:val="0"/>
          <w:marTop w:val="0"/>
          <w:marBottom w:val="0"/>
          <w:divBdr>
            <w:top w:val="none" w:sz="0" w:space="0" w:color="auto"/>
            <w:left w:val="none" w:sz="0" w:space="0" w:color="auto"/>
            <w:bottom w:val="none" w:sz="0" w:space="0" w:color="auto"/>
            <w:right w:val="none" w:sz="0" w:space="0" w:color="auto"/>
          </w:divBdr>
          <w:divsChild>
            <w:div w:id="801078009">
              <w:marLeft w:val="0"/>
              <w:marRight w:val="0"/>
              <w:marTop w:val="0"/>
              <w:marBottom w:val="0"/>
              <w:divBdr>
                <w:top w:val="none" w:sz="0" w:space="0" w:color="auto"/>
                <w:left w:val="none" w:sz="0" w:space="0" w:color="auto"/>
                <w:bottom w:val="none" w:sz="0" w:space="0" w:color="auto"/>
                <w:right w:val="none" w:sz="0" w:space="0" w:color="auto"/>
              </w:divBdr>
              <w:divsChild>
                <w:div w:id="404840065">
                  <w:marLeft w:val="0"/>
                  <w:marRight w:val="0"/>
                  <w:marTop w:val="0"/>
                  <w:marBottom w:val="0"/>
                  <w:divBdr>
                    <w:top w:val="none" w:sz="0" w:space="0" w:color="auto"/>
                    <w:left w:val="none" w:sz="0" w:space="0" w:color="auto"/>
                    <w:bottom w:val="none" w:sz="0" w:space="0" w:color="auto"/>
                    <w:right w:val="none" w:sz="0" w:space="0" w:color="auto"/>
                  </w:divBdr>
                  <w:divsChild>
                    <w:div w:id="462499136">
                      <w:marLeft w:val="0"/>
                      <w:marRight w:val="0"/>
                      <w:marTop w:val="0"/>
                      <w:marBottom w:val="0"/>
                      <w:divBdr>
                        <w:top w:val="none" w:sz="0" w:space="0" w:color="auto"/>
                        <w:left w:val="none" w:sz="0" w:space="0" w:color="auto"/>
                        <w:bottom w:val="none" w:sz="0" w:space="0" w:color="auto"/>
                        <w:right w:val="none" w:sz="0" w:space="0" w:color="auto"/>
                      </w:divBdr>
                      <w:divsChild>
                        <w:div w:id="871844298">
                          <w:marLeft w:val="0"/>
                          <w:marRight w:val="0"/>
                          <w:marTop w:val="0"/>
                          <w:marBottom w:val="0"/>
                          <w:divBdr>
                            <w:top w:val="none" w:sz="0" w:space="0" w:color="auto"/>
                            <w:left w:val="none" w:sz="0" w:space="0" w:color="auto"/>
                            <w:bottom w:val="none" w:sz="0" w:space="0" w:color="auto"/>
                            <w:right w:val="none" w:sz="0" w:space="0" w:color="auto"/>
                          </w:divBdr>
                        </w:div>
                        <w:div w:id="1222710688">
                          <w:marLeft w:val="0"/>
                          <w:marRight w:val="0"/>
                          <w:marTop w:val="0"/>
                          <w:marBottom w:val="0"/>
                          <w:divBdr>
                            <w:top w:val="none" w:sz="0" w:space="0" w:color="auto"/>
                            <w:left w:val="none" w:sz="0" w:space="0" w:color="auto"/>
                            <w:bottom w:val="none" w:sz="0" w:space="0" w:color="auto"/>
                            <w:right w:val="none" w:sz="0" w:space="0" w:color="auto"/>
                          </w:divBdr>
                          <w:divsChild>
                            <w:div w:id="758873572">
                              <w:marLeft w:val="0"/>
                              <w:marRight w:val="0"/>
                              <w:marTop w:val="0"/>
                              <w:marBottom w:val="0"/>
                              <w:divBdr>
                                <w:top w:val="none" w:sz="0" w:space="0" w:color="auto"/>
                                <w:left w:val="none" w:sz="0" w:space="0" w:color="auto"/>
                                <w:bottom w:val="none" w:sz="0" w:space="0" w:color="auto"/>
                                <w:right w:val="none" w:sz="0" w:space="0" w:color="auto"/>
                              </w:divBdr>
                              <w:divsChild>
                                <w:div w:id="771320497">
                                  <w:marLeft w:val="0"/>
                                  <w:marRight w:val="0"/>
                                  <w:marTop w:val="0"/>
                                  <w:marBottom w:val="0"/>
                                  <w:divBdr>
                                    <w:top w:val="none" w:sz="0" w:space="0" w:color="auto"/>
                                    <w:left w:val="none" w:sz="0" w:space="0" w:color="auto"/>
                                    <w:bottom w:val="none" w:sz="0" w:space="0" w:color="auto"/>
                                    <w:right w:val="none" w:sz="0" w:space="0" w:color="auto"/>
                                  </w:divBdr>
                                  <w:divsChild>
                                    <w:div w:id="14890462">
                                      <w:marLeft w:val="0"/>
                                      <w:marRight w:val="0"/>
                                      <w:marTop w:val="0"/>
                                      <w:marBottom w:val="0"/>
                                      <w:divBdr>
                                        <w:top w:val="none" w:sz="0" w:space="0" w:color="auto"/>
                                        <w:left w:val="none" w:sz="0" w:space="0" w:color="auto"/>
                                        <w:bottom w:val="none" w:sz="0" w:space="0" w:color="auto"/>
                                        <w:right w:val="none" w:sz="0" w:space="0" w:color="auto"/>
                                      </w:divBdr>
                                      <w:divsChild>
                                        <w:div w:id="160368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638924">
          <w:marLeft w:val="0"/>
          <w:marRight w:val="0"/>
          <w:marTop w:val="0"/>
          <w:marBottom w:val="0"/>
          <w:divBdr>
            <w:top w:val="none" w:sz="0" w:space="0" w:color="auto"/>
            <w:left w:val="none" w:sz="0" w:space="0" w:color="auto"/>
            <w:bottom w:val="none" w:sz="0" w:space="0" w:color="auto"/>
            <w:right w:val="none" w:sz="0" w:space="0" w:color="auto"/>
          </w:divBdr>
        </w:div>
        <w:div w:id="1076516278">
          <w:marLeft w:val="0"/>
          <w:marRight w:val="0"/>
          <w:marTop w:val="0"/>
          <w:marBottom w:val="0"/>
          <w:divBdr>
            <w:top w:val="none" w:sz="0" w:space="0" w:color="auto"/>
            <w:left w:val="none" w:sz="0" w:space="0" w:color="auto"/>
            <w:bottom w:val="none" w:sz="0" w:space="0" w:color="auto"/>
            <w:right w:val="none" w:sz="0" w:space="0" w:color="auto"/>
          </w:divBdr>
          <w:divsChild>
            <w:div w:id="1975789395">
              <w:marLeft w:val="0"/>
              <w:marRight w:val="0"/>
              <w:marTop w:val="0"/>
              <w:marBottom w:val="0"/>
              <w:divBdr>
                <w:top w:val="none" w:sz="0" w:space="0" w:color="auto"/>
                <w:left w:val="none" w:sz="0" w:space="0" w:color="auto"/>
                <w:bottom w:val="none" w:sz="0" w:space="0" w:color="auto"/>
                <w:right w:val="none" w:sz="0" w:space="0" w:color="auto"/>
              </w:divBdr>
              <w:divsChild>
                <w:div w:id="598174794">
                  <w:marLeft w:val="0"/>
                  <w:marRight w:val="0"/>
                  <w:marTop w:val="0"/>
                  <w:marBottom w:val="0"/>
                  <w:divBdr>
                    <w:top w:val="none" w:sz="0" w:space="0" w:color="auto"/>
                    <w:left w:val="none" w:sz="0" w:space="0" w:color="auto"/>
                    <w:bottom w:val="none" w:sz="0" w:space="0" w:color="auto"/>
                    <w:right w:val="none" w:sz="0" w:space="0" w:color="auto"/>
                  </w:divBdr>
                  <w:divsChild>
                    <w:div w:id="2069378383">
                      <w:marLeft w:val="0"/>
                      <w:marRight w:val="0"/>
                      <w:marTop w:val="0"/>
                      <w:marBottom w:val="0"/>
                      <w:divBdr>
                        <w:top w:val="none" w:sz="0" w:space="0" w:color="auto"/>
                        <w:left w:val="none" w:sz="0" w:space="0" w:color="auto"/>
                        <w:bottom w:val="none" w:sz="0" w:space="0" w:color="auto"/>
                        <w:right w:val="none" w:sz="0" w:space="0" w:color="auto"/>
                      </w:divBdr>
                      <w:divsChild>
                        <w:div w:id="1635017133">
                          <w:marLeft w:val="0"/>
                          <w:marRight w:val="0"/>
                          <w:marTop w:val="0"/>
                          <w:marBottom w:val="0"/>
                          <w:divBdr>
                            <w:top w:val="none" w:sz="0" w:space="0" w:color="auto"/>
                            <w:left w:val="none" w:sz="0" w:space="0" w:color="auto"/>
                            <w:bottom w:val="none" w:sz="0" w:space="0" w:color="auto"/>
                            <w:right w:val="none" w:sz="0" w:space="0" w:color="auto"/>
                          </w:divBdr>
                        </w:div>
                        <w:div w:id="700404094">
                          <w:marLeft w:val="0"/>
                          <w:marRight w:val="0"/>
                          <w:marTop w:val="0"/>
                          <w:marBottom w:val="0"/>
                          <w:divBdr>
                            <w:top w:val="none" w:sz="0" w:space="0" w:color="auto"/>
                            <w:left w:val="none" w:sz="0" w:space="0" w:color="auto"/>
                            <w:bottom w:val="none" w:sz="0" w:space="0" w:color="auto"/>
                            <w:right w:val="none" w:sz="0" w:space="0" w:color="auto"/>
                          </w:divBdr>
                          <w:divsChild>
                            <w:div w:id="2116704457">
                              <w:marLeft w:val="0"/>
                              <w:marRight w:val="0"/>
                              <w:marTop w:val="0"/>
                              <w:marBottom w:val="0"/>
                              <w:divBdr>
                                <w:top w:val="none" w:sz="0" w:space="0" w:color="auto"/>
                                <w:left w:val="none" w:sz="0" w:space="0" w:color="auto"/>
                                <w:bottom w:val="none" w:sz="0" w:space="0" w:color="auto"/>
                                <w:right w:val="none" w:sz="0" w:space="0" w:color="auto"/>
                              </w:divBdr>
                              <w:divsChild>
                                <w:div w:id="895363158">
                                  <w:marLeft w:val="0"/>
                                  <w:marRight w:val="0"/>
                                  <w:marTop w:val="0"/>
                                  <w:marBottom w:val="0"/>
                                  <w:divBdr>
                                    <w:top w:val="none" w:sz="0" w:space="0" w:color="auto"/>
                                    <w:left w:val="none" w:sz="0" w:space="0" w:color="auto"/>
                                    <w:bottom w:val="none" w:sz="0" w:space="0" w:color="auto"/>
                                    <w:right w:val="none" w:sz="0" w:space="0" w:color="auto"/>
                                  </w:divBdr>
                                  <w:divsChild>
                                    <w:div w:id="774130945">
                                      <w:marLeft w:val="0"/>
                                      <w:marRight w:val="0"/>
                                      <w:marTop w:val="0"/>
                                      <w:marBottom w:val="0"/>
                                      <w:divBdr>
                                        <w:top w:val="none" w:sz="0" w:space="0" w:color="auto"/>
                                        <w:left w:val="none" w:sz="0" w:space="0" w:color="auto"/>
                                        <w:bottom w:val="none" w:sz="0" w:space="0" w:color="auto"/>
                                        <w:right w:val="none" w:sz="0" w:space="0" w:color="auto"/>
                                      </w:divBdr>
                                      <w:divsChild>
                                        <w:div w:id="111413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4617160">
          <w:marLeft w:val="0"/>
          <w:marRight w:val="0"/>
          <w:marTop w:val="0"/>
          <w:marBottom w:val="0"/>
          <w:divBdr>
            <w:top w:val="none" w:sz="0" w:space="0" w:color="auto"/>
            <w:left w:val="none" w:sz="0" w:space="0" w:color="auto"/>
            <w:bottom w:val="none" w:sz="0" w:space="0" w:color="auto"/>
            <w:right w:val="none" w:sz="0" w:space="0" w:color="auto"/>
          </w:divBdr>
        </w:div>
        <w:div w:id="1644656489">
          <w:marLeft w:val="0"/>
          <w:marRight w:val="0"/>
          <w:marTop w:val="0"/>
          <w:marBottom w:val="0"/>
          <w:divBdr>
            <w:top w:val="none" w:sz="0" w:space="0" w:color="auto"/>
            <w:left w:val="none" w:sz="0" w:space="0" w:color="auto"/>
            <w:bottom w:val="none" w:sz="0" w:space="0" w:color="auto"/>
            <w:right w:val="none" w:sz="0" w:space="0" w:color="auto"/>
          </w:divBdr>
          <w:divsChild>
            <w:div w:id="240064142">
              <w:marLeft w:val="0"/>
              <w:marRight w:val="0"/>
              <w:marTop w:val="0"/>
              <w:marBottom w:val="0"/>
              <w:divBdr>
                <w:top w:val="none" w:sz="0" w:space="0" w:color="auto"/>
                <w:left w:val="none" w:sz="0" w:space="0" w:color="auto"/>
                <w:bottom w:val="none" w:sz="0" w:space="0" w:color="auto"/>
                <w:right w:val="none" w:sz="0" w:space="0" w:color="auto"/>
              </w:divBdr>
              <w:divsChild>
                <w:div w:id="721564793">
                  <w:marLeft w:val="0"/>
                  <w:marRight w:val="0"/>
                  <w:marTop w:val="0"/>
                  <w:marBottom w:val="0"/>
                  <w:divBdr>
                    <w:top w:val="none" w:sz="0" w:space="0" w:color="auto"/>
                    <w:left w:val="none" w:sz="0" w:space="0" w:color="auto"/>
                    <w:bottom w:val="none" w:sz="0" w:space="0" w:color="auto"/>
                    <w:right w:val="none" w:sz="0" w:space="0" w:color="auto"/>
                  </w:divBdr>
                  <w:divsChild>
                    <w:div w:id="1328095946">
                      <w:marLeft w:val="0"/>
                      <w:marRight w:val="0"/>
                      <w:marTop w:val="0"/>
                      <w:marBottom w:val="0"/>
                      <w:divBdr>
                        <w:top w:val="none" w:sz="0" w:space="0" w:color="auto"/>
                        <w:left w:val="none" w:sz="0" w:space="0" w:color="auto"/>
                        <w:bottom w:val="none" w:sz="0" w:space="0" w:color="auto"/>
                        <w:right w:val="none" w:sz="0" w:space="0" w:color="auto"/>
                      </w:divBdr>
                      <w:divsChild>
                        <w:div w:id="2047634997">
                          <w:marLeft w:val="0"/>
                          <w:marRight w:val="0"/>
                          <w:marTop w:val="0"/>
                          <w:marBottom w:val="0"/>
                          <w:divBdr>
                            <w:top w:val="none" w:sz="0" w:space="0" w:color="auto"/>
                            <w:left w:val="none" w:sz="0" w:space="0" w:color="auto"/>
                            <w:bottom w:val="none" w:sz="0" w:space="0" w:color="auto"/>
                            <w:right w:val="none" w:sz="0" w:space="0" w:color="auto"/>
                          </w:divBdr>
                        </w:div>
                        <w:div w:id="1995794358">
                          <w:marLeft w:val="0"/>
                          <w:marRight w:val="0"/>
                          <w:marTop w:val="0"/>
                          <w:marBottom w:val="0"/>
                          <w:divBdr>
                            <w:top w:val="none" w:sz="0" w:space="0" w:color="auto"/>
                            <w:left w:val="none" w:sz="0" w:space="0" w:color="auto"/>
                            <w:bottom w:val="none" w:sz="0" w:space="0" w:color="auto"/>
                            <w:right w:val="none" w:sz="0" w:space="0" w:color="auto"/>
                          </w:divBdr>
                          <w:divsChild>
                            <w:div w:id="1274551998">
                              <w:marLeft w:val="0"/>
                              <w:marRight w:val="0"/>
                              <w:marTop w:val="0"/>
                              <w:marBottom w:val="0"/>
                              <w:divBdr>
                                <w:top w:val="none" w:sz="0" w:space="0" w:color="auto"/>
                                <w:left w:val="none" w:sz="0" w:space="0" w:color="auto"/>
                                <w:bottom w:val="none" w:sz="0" w:space="0" w:color="auto"/>
                                <w:right w:val="none" w:sz="0" w:space="0" w:color="auto"/>
                              </w:divBdr>
                              <w:divsChild>
                                <w:div w:id="515390026">
                                  <w:marLeft w:val="0"/>
                                  <w:marRight w:val="0"/>
                                  <w:marTop w:val="0"/>
                                  <w:marBottom w:val="0"/>
                                  <w:divBdr>
                                    <w:top w:val="none" w:sz="0" w:space="0" w:color="auto"/>
                                    <w:left w:val="none" w:sz="0" w:space="0" w:color="auto"/>
                                    <w:bottom w:val="none" w:sz="0" w:space="0" w:color="auto"/>
                                    <w:right w:val="none" w:sz="0" w:space="0" w:color="auto"/>
                                  </w:divBdr>
                                  <w:divsChild>
                                    <w:div w:id="355540818">
                                      <w:marLeft w:val="0"/>
                                      <w:marRight w:val="0"/>
                                      <w:marTop w:val="0"/>
                                      <w:marBottom w:val="0"/>
                                      <w:divBdr>
                                        <w:top w:val="none" w:sz="0" w:space="0" w:color="auto"/>
                                        <w:left w:val="none" w:sz="0" w:space="0" w:color="auto"/>
                                        <w:bottom w:val="none" w:sz="0" w:space="0" w:color="auto"/>
                                        <w:right w:val="none" w:sz="0" w:space="0" w:color="auto"/>
                                      </w:divBdr>
                                      <w:divsChild>
                                        <w:div w:id="23255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7988306">
          <w:marLeft w:val="0"/>
          <w:marRight w:val="0"/>
          <w:marTop w:val="0"/>
          <w:marBottom w:val="0"/>
          <w:divBdr>
            <w:top w:val="none" w:sz="0" w:space="0" w:color="auto"/>
            <w:left w:val="none" w:sz="0" w:space="0" w:color="auto"/>
            <w:bottom w:val="none" w:sz="0" w:space="0" w:color="auto"/>
            <w:right w:val="none" w:sz="0" w:space="0" w:color="auto"/>
          </w:divBdr>
        </w:div>
        <w:div w:id="2084526306">
          <w:marLeft w:val="0"/>
          <w:marRight w:val="0"/>
          <w:marTop w:val="0"/>
          <w:marBottom w:val="0"/>
          <w:divBdr>
            <w:top w:val="none" w:sz="0" w:space="0" w:color="auto"/>
            <w:left w:val="none" w:sz="0" w:space="0" w:color="auto"/>
            <w:bottom w:val="none" w:sz="0" w:space="0" w:color="auto"/>
            <w:right w:val="none" w:sz="0" w:space="0" w:color="auto"/>
          </w:divBdr>
          <w:divsChild>
            <w:div w:id="217594077">
              <w:marLeft w:val="0"/>
              <w:marRight w:val="0"/>
              <w:marTop w:val="0"/>
              <w:marBottom w:val="0"/>
              <w:divBdr>
                <w:top w:val="none" w:sz="0" w:space="0" w:color="auto"/>
                <w:left w:val="none" w:sz="0" w:space="0" w:color="auto"/>
                <w:bottom w:val="none" w:sz="0" w:space="0" w:color="auto"/>
                <w:right w:val="none" w:sz="0" w:space="0" w:color="auto"/>
              </w:divBdr>
              <w:divsChild>
                <w:div w:id="2008750062">
                  <w:marLeft w:val="0"/>
                  <w:marRight w:val="0"/>
                  <w:marTop w:val="0"/>
                  <w:marBottom w:val="0"/>
                  <w:divBdr>
                    <w:top w:val="none" w:sz="0" w:space="0" w:color="auto"/>
                    <w:left w:val="none" w:sz="0" w:space="0" w:color="auto"/>
                    <w:bottom w:val="none" w:sz="0" w:space="0" w:color="auto"/>
                    <w:right w:val="none" w:sz="0" w:space="0" w:color="auto"/>
                  </w:divBdr>
                  <w:divsChild>
                    <w:div w:id="1641304953">
                      <w:marLeft w:val="0"/>
                      <w:marRight w:val="0"/>
                      <w:marTop w:val="0"/>
                      <w:marBottom w:val="0"/>
                      <w:divBdr>
                        <w:top w:val="none" w:sz="0" w:space="0" w:color="auto"/>
                        <w:left w:val="none" w:sz="0" w:space="0" w:color="auto"/>
                        <w:bottom w:val="none" w:sz="0" w:space="0" w:color="auto"/>
                        <w:right w:val="none" w:sz="0" w:space="0" w:color="auto"/>
                      </w:divBdr>
                      <w:divsChild>
                        <w:div w:id="56365235">
                          <w:marLeft w:val="0"/>
                          <w:marRight w:val="0"/>
                          <w:marTop w:val="0"/>
                          <w:marBottom w:val="0"/>
                          <w:divBdr>
                            <w:top w:val="none" w:sz="0" w:space="0" w:color="auto"/>
                            <w:left w:val="none" w:sz="0" w:space="0" w:color="auto"/>
                            <w:bottom w:val="none" w:sz="0" w:space="0" w:color="auto"/>
                            <w:right w:val="none" w:sz="0" w:space="0" w:color="auto"/>
                          </w:divBdr>
                        </w:div>
                        <w:div w:id="177742623">
                          <w:marLeft w:val="0"/>
                          <w:marRight w:val="0"/>
                          <w:marTop w:val="0"/>
                          <w:marBottom w:val="0"/>
                          <w:divBdr>
                            <w:top w:val="none" w:sz="0" w:space="0" w:color="auto"/>
                            <w:left w:val="none" w:sz="0" w:space="0" w:color="auto"/>
                            <w:bottom w:val="none" w:sz="0" w:space="0" w:color="auto"/>
                            <w:right w:val="none" w:sz="0" w:space="0" w:color="auto"/>
                          </w:divBdr>
                          <w:divsChild>
                            <w:div w:id="1329406912">
                              <w:marLeft w:val="0"/>
                              <w:marRight w:val="0"/>
                              <w:marTop w:val="0"/>
                              <w:marBottom w:val="0"/>
                              <w:divBdr>
                                <w:top w:val="none" w:sz="0" w:space="0" w:color="auto"/>
                                <w:left w:val="none" w:sz="0" w:space="0" w:color="auto"/>
                                <w:bottom w:val="none" w:sz="0" w:space="0" w:color="auto"/>
                                <w:right w:val="none" w:sz="0" w:space="0" w:color="auto"/>
                              </w:divBdr>
                              <w:divsChild>
                                <w:div w:id="2131362031">
                                  <w:marLeft w:val="0"/>
                                  <w:marRight w:val="0"/>
                                  <w:marTop w:val="0"/>
                                  <w:marBottom w:val="0"/>
                                  <w:divBdr>
                                    <w:top w:val="none" w:sz="0" w:space="0" w:color="auto"/>
                                    <w:left w:val="none" w:sz="0" w:space="0" w:color="auto"/>
                                    <w:bottom w:val="none" w:sz="0" w:space="0" w:color="auto"/>
                                    <w:right w:val="none" w:sz="0" w:space="0" w:color="auto"/>
                                  </w:divBdr>
                                  <w:divsChild>
                                    <w:div w:id="1840777453">
                                      <w:marLeft w:val="0"/>
                                      <w:marRight w:val="0"/>
                                      <w:marTop w:val="0"/>
                                      <w:marBottom w:val="0"/>
                                      <w:divBdr>
                                        <w:top w:val="none" w:sz="0" w:space="0" w:color="auto"/>
                                        <w:left w:val="none" w:sz="0" w:space="0" w:color="auto"/>
                                        <w:bottom w:val="none" w:sz="0" w:space="0" w:color="auto"/>
                                        <w:right w:val="none" w:sz="0" w:space="0" w:color="auto"/>
                                      </w:divBdr>
                                      <w:divsChild>
                                        <w:div w:id="5532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5101113">
          <w:marLeft w:val="0"/>
          <w:marRight w:val="0"/>
          <w:marTop w:val="0"/>
          <w:marBottom w:val="0"/>
          <w:divBdr>
            <w:top w:val="none" w:sz="0" w:space="0" w:color="auto"/>
            <w:left w:val="none" w:sz="0" w:space="0" w:color="auto"/>
            <w:bottom w:val="none" w:sz="0" w:space="0" w:color="auto"/>
            <w:right w:val="none" w:sz="0" w:space="0" w:color="auto"/>
          </w:divBdr>
        </w:div>
        <w:div w:id="484203245">
          <w:marLeft w:val="0"/>
          <w:marRight w:val="0"/>
          <w:marTop w:val="0"/>
          <w:marBottom w:val="0"/>
          <w:divBdr>
            <w:top w:val="none" w:sz="0" w:space="0" w:color="auto"/>
            <w:left w:val="none" w:sz="0" w:space="0" w:color="auto"/>
            <w:bottom w:val="none" w:sz="0" w:space="0" w:color="auto"/>
            <w:right w:val="none" w:sz="0" w:space="0" w:color="auto"/>
          </w:divBdr>
          <w:divsChild>
            <w:div w:id="89547473">
              <w:marLeft w:val="0"/>
              <w:marRight w:val="0"/>
              <w:marTop w:val="0"/>
              <w:marBottom w:val="0"/>
              <w:divBdr>
                <w:top w:val="none" w:sz="0" w:space="0" w:color="auto"/>
                <w:left w:val="none" w:sz="0" w:space="0" w:color="auto"/>
                <w:bottom w:val="none" w:sz="0" w:space="0" w:color="auto"/>
                <w:right w:val="none" w:sz="0" w:space="0" w:color="auto"/>
              </w:divBdr>
              <w:divsChild>
                <w:div w:id="972490949">
                  <w:marLeft w:val="0"/>
                  <w:marRight w:val="0"/>
                  <w:marTop w:val="0"/>
                  <w:marBottom w:val="0"/>
                  <w:divBdr>
                    <w:top w:val="none" w:sz="0" w:space="0" w:color="auto"/>
                    <w:left w:val="none" w:sz="0" w:space="0" w:color="auto"/>
                    <w:bottom w:val="none" w:sz="0" w:space="0" w:color="auto"/>
                    <w:right w:val="none" w:sz="0" w:space="0" w:color="auto"/>
                  </w:divBdr>
                  <w:divsChild>
                    <w:div w:id="446391671">
                      <w:marLeft w:val="0"/>
                      <w:marRight w:val="0"/>
                      <w:marTop w:val="0"/>
                      <w:marBottom w:val="0"/>
                      <w:divBdr>
                        <w:top w:val="none" w:sz="0" w:space="0" w:color="auto"/>
                        <w:left w:val="none" w:sz="0" w:space="0" w:color="auto"/>
                        <w:bottom w:val="none" w:sz="0" w:space="0" w:color="auto"/>
                        <w:right w:val="none" w:sz="0" w:space="0" w:color="auto"/>
                      </w:divBdr>
                      <w:divsChild>
                        <w:div w:id="14967200">
                          <w:marLeft w:val="0"/>
                          <w:marRight w:val="0"/>
                          <w:marTop w:val="0"/>
                          <w:marBottom w:val="0"/>
                          <w:divBdr>
                            <w:top w:val="none" w:sz="0" w:space="0" w:color="auto"/>
                            <w:left w:val="none" w:sz="0" w:space="0" w:color="auto"/>
                            <w:bottom w:val="none" w:sz="0" w:space="0" w:color="auto"/>
                            <w:right w:val="none" w:sz="0" w:space="0" w:color="auto"/>
                          </w:divBdr>
                        </w:div>
                        <w:div w:id="1922371045">
                          <w:marLeft w:val="0"/>
                          <w:marRight w:val="0"/>
                          <w:marTop w:val="0"/>
                          <w:marBottom w:val="0"/>
                          <w:divBdr>
                            <w:top w:val="none" w:sz="0" w:space="0" w:color="auto"/>
                            <w:left w:val="none" w:sz="0" w:space="0" w:color="auto"/>
                            <w:bottom w:val="none" w:sz="0" w:space="0" w:color="auto"/>
                            <w:right w:val="none" w:sz="0" w:space="0" w:color="auto"/>
                          </w:divBdr>
                          <w:divsChild>
                            <w:div w:id="1642464726">
                              <w:marLeft w:val="0"/>
                              <w:marRight w:val="0"/>
                              <w:marTop w:val="0"/>
                              <w:marBottom w:val="0"/>
                              <w:divBdr>
                                <w:top w:val="none" w:sz="0" w:space="0" w:color="auto"/>
                                <w:left w:val="none" w:sz="0" w:space="0" w:color="auto"/>
                                <w:bottom w:val="none" w:sz="0" w:space="0" w:color="auto"/>
                                <w:right w:val="none" w:sz="0" w:space="0" w:color="auto"/>
                              </w:divBdr>
                              <w:divsChild>
                                <w:div w:id="1594315831">
                                  <w:marLeft w:val="0"/>
                                  <w:marRight w:val="0"/>
                                  <w:marTop w:val="0"/>
                                  <w:marBottom w:val="0"/>
                                  <w:divBdr>
                                    <w:top w:val="none" w:sz="0" w:space="0" w:color="auto"/>
                                    <w:left w:val="none" w:sz="0" w:space="0" w:color="auto"/>
                                    <w:bottom w:val="none" w:sz="0" w:space="0" w:color="auto"/>
                                    <w:right w:val="none" w:sz="0" w:space="0" w:color="auto"/>
                                  </w:divBdr>
                                  <w:divsChild>
                                    <w:div w:id="1612665774">
                                      <w:marLeft w:val="0"/>
                                      <w:marRight w:val="0"/>
                                      <w:marTop w:val="0"/>
                                      <w:marBottom w:val="0"/>
                                      <w:divBdr>
                                        <w:top w:val="none" w:sz="0" w:space="0" w:color="auto"/>
                                        <w:left w:val="none" w:sz="0" w:space="0" w:color="auto"/>
                                        <w:bottom w:val="none" w:sz="0" w:space="0" w:color="auto"/>
                                        <w:right w:val="none" w:sz="0" w:space="0" w:color="auto"/>
                                      </w:divBdr>
                                      <w:divsChild>
                                        <w:div w:id="1448231368">
                                          <w:marLeft w:val="0"/>
                                          <w:marRight w:val="0"/>
                                          <w:marTop w:val="0"/>
                                          <w:marBottom w:val="0"/>
                                          <w:divBdr>
                                            <w:top w:val="none" w:sz="0" w:space="0" w:color="auto"/>
                                            <w:left w:val="none" w:sz="0" w:space="0" w:color="auto"/>
                                            <w:bottom w:val="none" w:sz="0" w:space="0" w:color="auto"/>
                                            <w:right w:val="none" w:sz="0" w:space="0" w:color="auto"/>
                                          </w:divBdr>
                                        </w:div>
                                        <w:div w:id="774668163">
                                          <w:marLeft w:val="0"/>
                                          <w:marRight w:val="0"/>
                                          <w:marTop w:val="0"/>
                                          <w:marBottom w:val="0"/>
                                          <w:divBdr>
                                            <w:top w:val="none" w:sz="0" w:space="0" w:color="auto"/>
                                            <w:left w:val="none" w:sz="0" w:space="0" w:color="auto"/>
                                            <w:bottom w:val="none" w:sz="0" w:space="0" w:color="auto"/>
                                            <w:right w:val="none" w:sz="0" w:space="0" w:color="auto"/>
                                          </w:divBdr>
                                          <w:divsChild>
                                            <w:div w:id="1820345019">
                                              <w:marLeft w:val="0"/>
                                              <w:marRight w:val="0"/>
                                              <w:marTop w:val="0"/>
                                              <w:marBottom w:val="0"/>
                                              <w:divBdr>
                                                <w:top w:val="none" w:sz="0" w:space="0" w:color="auto"/>
                                                <w:left w:val="none" w:sz="0" w:space="0" w:color="auto"/>
                                                <w:bottom w:val="none" w:sz="0" w:space="0" w:color="auto"/>
                                                <w:right w:val="none" w:sz="0" w:space="0" w:color="auto"/>
                                              </w:divBdr>
                                              <w:divsChild>
                                                <w:div w:id="2060595273">
                                                  <w:marLeft w:val="0"/>
                                                  <w:marRight w:val="0"/>
                                                  <w:marTop w:val="0"/>
                                                  <w:marBottom w:val="0"/>
                                                  <w:divBdr>
                                                    <w:top w:val="none" w:sz="0" w:space="0" w:color="auto"/>
                                                    <w:left w:val="none" w:sz="0" w:space="0" w:color="auto"/>
                                                    <w:bottom w:val="none" w:sz="0" w:space="0" w:color="auto"/>
                                                    <w:right w:val="none" w:sz="0" w:space="0" w:color="auto"/>
                                                  </w:divBdr>
                                                  <w:divsChild>
                                                    <w:div w:id="96805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3848517">
      <w:bodyDiv w:val="1"/>
      <w:marLeft w:val="0"/>
      <w:marRight w:val="0"/>
      <w:marTop w:val="0"/>
      <w:marBottom w:val="0"/>
      <w:divBdr>
        <w:top w:val="none" w:sz="0" w:space="0" w:color="auto"/>
        <w:left w:val="none" w:sz="0" w:space="0" w:color="auto"/>
        <w:bottom w:val="none" w:sz="0" w:space="0" w:color="auto"/>
        <w:right w:val="none" w:sz="0" w:space="0" w:color="auto"/>
      </w:divBdr>
    </w:div>
    <w:div w:id="208379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E1156-F7B8-42C3-9F93-AFBB589EA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3166</TotalTime>
  <Pages>16</Pages>
  <Words>1782</Words>
  <Characters>9801</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Nidia Elizabeth Garzon Moreno</dc:creator>
  <cp:keywords/>
  <dc:description/>
  <cp:lastModifiedBy>Nelson Javier Hurtado Pinto</cp:lastModifiedBy>
  <cp:revision>102</cp:revision>
  <dcterms:created xsi:type="dcterms:W3CDTF">2020-12-09T21:03:00Z</dcterms:created>
  <dcterms:modified xsi:type="dcterms:W3CDTF">2021-03-01T22:53:00Z</dcterms:modified>
</cp:coreProperties>
</file>